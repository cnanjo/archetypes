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right" w:tblpY="4381"/>
        <w:tblW w:w="2860"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4A0" w:firstRow="1" w:lastRow="0" w:firstColumn="1" w:lastColumn="0" w:noHBand="0" w:noVBand="1"/>
      </w:tblPr>
      <w:tblGrid>
        <w:gridCol w:w="5074"/>
      </w:tblGrid>
      <w:tr w:rsidR="004B1CDF" w:rsidRPr="00014B47" w14:paraId="54B59B5D" w14:textId="77777777" w:rsidTr="00102544">
        <w:tc>
          <w:tcPr>
            <w:tcW w:w="5000" w:type="pct"/>
          </w:tcPr>
          <w:p w14:paraId="60BD2EB4" w14:textId="77777777" w:rsidR="004B1CDF" w:rsidRPr="00014B47" w:rsidRDefault="004B1CDF" w:rsidP="00102544">
            <w:pPr>
              <w:pStyle w:val="NoSpacing"/>
              <w:jc w:val="left"/>
              <w:rPr>
                <w:rFonts w:ascii="Times New Roman" w:hAnsi="Times New Roman"/>
                <w:sz w:val="72"/>
                <w:szCs w:val="72"/>
              </w:rPr>
            </w:pPr>
            <w:r>
              <w:rPr>
                <w:rFonts w:ascii="Times New Roman" w:hAnsi="Times New Roman"/>
                <w:sz w:val="72"/>
                <w:szCs w:val="72"/>
              </w:rPr>
              <w:t>CIMI Modeling Architecture, Methodology &amp; Style Guide</w:t>
            </w:r>
          </w:p>
        </w:tc>
      </w:tr>
      <w:tr w:rsidR="004B1CDF" w:rsidRPr="00014B47" w14:paraId="2742F4BE" w14:textId="77777777" w:rsidTr="00102544">
        <w:tc>
          <w:tcPr>
            <w:tcW w:w="5000" w:type="pct"/>
          </w:tcPr>
          <w:p w14:paraId="56160ECF" w14:textId="77777777" w:rsidR="004B1CDF" w:rsidRPr="00014B47" w:rsidRDefault="004B1CDF" w:rsidP="00102544">
            <w:pPr>
              <w:pStyle w:val="NoSpacing"/>
              <w:rPr>
                <w:rFonts w:ascii="Times New Roman" w:hAnsi="Times New Roman"/>
                <w:sz w:val="40"/>
                <w:szCs w:val="40"/>
              </w:rPr>
            </w:pPr>
            <w:r>
              <w:rPr>
                <w:rFonts w:ascii="Times New Roman" w:hAnsi="Times New Roman"/>
                <w:sz w:val="40"/>
                <w:szCs w:val="40"/>
              </w:rPr>
              <w:t>Version 0.04</w:t>
            </w:r>
            <w:r w:rsidRPr="00014B47">
              <w:rPr>
                <w:rFonts w:ascii="Times New Roman" w:hAnsi="Times New Roman"/>
                <w:sz w:val="40"/>
                <w:szCs w:val="40"/>
              </w:rPr>
              <w:t xml:space="preserve"> </w:t>
            </w:r>
          </w:p>
        </w:tc>
      </w:tr>
      <w:tr w:rsidR="004B1CDF" w:rsidRPr="00014B47" w14:paraId="577F1BA3" w14:textId="77777777" w:rsidTr="00102544">
        <w:tc>
          <w:tcPr>
            <w:tcW w:w="5000" w:type="pct"/>
          </w:tcPr>
          <w:p w14:paraId="4EB3D2D2" w14:textId="77777777" w:rsidR="004B1CDF" w:rsidRDefault="004B1CDF" w:rsidP="00102544">
            <w:pPr>
              <w:pStyle w:val="NoSpacing"/>
              <w:rPr>
                <w:rFonts w:ascii="Times New Roman" w:hAnsi="Times New Roman"/>
                <w:sz w:val="28"/>
                <w:szCs w:val="28"/>
              </w:rPr>
            </w:pPr>
            <w:r w:rsidRPr="002C3C90">
              <w:rPr>
                <w:rFonts w:ascii="Times New Roman" w:hAnsi="Times New Roman"/>
                <w:b/>
                <w:sz w:val="28"/>
                <w:szCs w:val="28"/>
              </w:rPr>
              <w:t>Published Date:</w:t>
            </w:r>
            <w:r>
              <w:rPr>
                <w:rFonts w:ascii="Times New Roman" w:hAnsi="Times New Roman"/>
                <w:sz w:val="28"/>
                <w:szCs w:val="28"/>
              </w:rPr>
              <w:t xml:space="preserve"> </w:t>
            </w:r>
          </w:p>
          <w:p w14:paraId="63ABAC29" w14:textId="77777777" w:rsidR="004B1CDF" w:rsidRDefault="004B1CDF" w:rsidP="00102544">
            <w:pPr>
              <w:pStyle w:val="NoSpacing"/>
              <w:rPr>
                <w:rFonts w:ascii="Times New Roman" w:hAnsi="Times New Roman"/>
                <w:sz w:val="28"/>
                <w:szCs w:val="28"/>
              </w:rPr>
            </w:pPr>
          </w:p>
          <w:p w14:paraId="4BF893FC" w14:textId="77777777" w:rsidR="004B1CDF" w:rsidRPr="00014B47" w:rsidRDefault="004B1CDF" w:rsidP="00102544">
            <w:pPr>
              <w:pStyle w:val="NoSpacing"/>
              <w:rPr>
                <w:rFonts w:ascii="Times New Roman" w:hAnsi="Times New Roman"/>
                <w:sz w:val="28"/>
                <w:szCs w:val="28"/>
              </w:rPr>
            </w:pPr>
            <w:r w:rsidRPr="002C3C90">
              <w:rPr>
                <w:rFonts w:ascii="Times New Roman" w:hAnsi="Times New Roman"/>
                <w:b/>
                <w:sz w:val="28"/>
                <w:szCs w:val="28"/>
              </w:rPr>
              <w:t>Author</w:t>
            </w:r>
            <w:r>
              <w:rPr>
                <w:rFonts w:ascii="Times New Roman" w:hAnsi="Times New Roman"/>
                <w:b/>
                <w:sz w:val="28"/>
                <w:szCs w:val="28"/>
              </w:rPr>
              <w:t>s</w:t>
            </w:r>
            <w:r w:rsidRPr="002C3C90">
              <w:rPr>
                <w:rFonts w:ascii="Times New Roman" w:hAnsi="Times New Roman"/>
                <w:b/>
                <w:sz w:val="28"/>
                <w:szCs w:val="28"/>
              </w:rPr>
              <w:t>:</w:t>
            </w:r>
            <w:r>
              <w:rPr>
                <w:rFonts w:ascii="Times New Roman" w:hAnsi="Times New Roman"/>
                <w:sz w:val="28"/>
                <w:szCs w:val="28"/>
              </w:rPr>
              <w:t xml:space="preserve"> HL7 CIMI Work Group </w:t>
            </w:r>
          </w:p>
          <w:p w14:paraId="1A520463" w14:textId="77777777" w:rsidR="004B1CDF" w:rsidRPr="00014B47" w:rsidRDefault="004B1CDF" w:rsidP="00102544">
            <w:pPr>
              <w:pStyle w:val="NoSpacing"/>
              <w:ind w:left="1170"/>
              <w:rPr>
                <w:rFonts w:ascii="Times New Roman" w:hAnsi="Times New Roman"/>
                <w:sz w:val="28"/>
                <w:szCs w:val="28"/>
              </w:rPr>
            </w:pPr>
          </w:p>
        </w:tc>
      </w:tr>
    </w:tbl>
    <w:p w14:paraId="4254159B"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2ECDA989"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22EDB886"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14CCB8A9"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0CD4E5EB"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5E851686"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32BE0EB0"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40464104"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62391071"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42389EA9"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112B8A8C"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4E6EC578"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0A9A77AB"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62EDA440"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p>
    <w:p w14:paraId="51C30FE1" w14:textId="77777777" w:rsidR="004B1CDF" w:rsidRDefault="004B1CDF" w:rsidP="004B1CDF">
      <w:pPr>
        <w:pBdr>
          <w:bottom w:val="single" w:sz="12" w:space="0" w:color="808080"/>
        </w:pBdr>
        <w:spacing w:after="300" w:line="240" w:lineRule="auto"/>
        <w:ind w:left="1440" w:hanging="1440"/>
        <w:rPr>
          <w:rFonts w:ascii="Cambria" w:eastAsia="Cambria" w:hAnsi="Cambria" w:cs="Cambria"/>
          <w:color w:val="17365D"/>
          <w:sz w:val="52"/>
          <w:szCs w:val="52"/>
        </w:rPr>
      </w:pPr>
      <w:r>
        <w:rPr>
          <w:rFonts w:ascii="Cambria" w:eastAsia="Cambria" w:hAnsi="Cambria" w:cs="Cambria"/>
          <w:color w:val="17365D"/>
          <w:sz w:val="52"/>
          <w:szCs w:val="52"/>
        </w:rPr>
        <w:lastRenderedPageBreak/>
        <w:br w:type="page"/>
      </w:r>
    </w:p>
    <w:p w14:paraId="0EACBC00" w14:textId="77777777" w:rsidR="008275AA" w:rsidRDefault="004B1CDF">
      <w:pPr>
        <w:pStyle w:val="TOC1"/>
        <w:rPr>
          <w:ins w:id="0" w:author="Claude Nanjo" w:date="2016-11-23T21:01:00Z"/>
          <w:rFonts w:asciiTheme="minorHAnsi" w:eastAsiaTheme="minorEastAsia" w:hAnsiTheme="minorHAnsi" w:cstheme="minorBidi"/>
          <w:noProof/>
          <w:color w:val="auto"/>
          <w:sz w:val="24"/>
          <w:szCs w:val="24"/>
          <w:lang w:val="en-US" w:eastAsia="ja-JP"/>
        </w:rPr>
      </w:pPr>
      <w:r>
        <w:lastRenderedPageBreak/>
        <w:fldChar w:fldCharType="begin"/>
      </w:r>
      <w:r>
        <w:instrText xml:space="preserve"> TOC \o "1-3" \h \z \u </w:instrText>
      </w:r>
      <w:r>
        <w:fldChar w:fldCharType="separate"/>
      </w:r>
      <w:ins w:id="1" w:author="Claude Nanjo" w:date="2016-11-23T21:01:00Z">
        <w:r w:rsidR="008275AA">
          <w:rPr>
            <w:noProof/>
          </w:rPr>
          <w:t>Background</w:t>
        </w:r>
        <w:r w:rsidR="008275AA">
          <w:rPr>
            <w:noProof/>
          </w:rPr>
          <w:tab/>
        </w:r>
        <w:r w:rsidR="008275AA">
          <w:rPr>
            <w:noProof/>
          </w:rPr>
          <w:fldChar w:fldCharType="begin"/>
        </w:r>
        <w:r w:rsidR="008275AA">
          <w:rPr>
            <w:noProof/>
          </w:rPr>
          <w:instrText xml:space="preserve"> PAGEREF _Toc341554245 \h </w:instrText>
        </w:r>
        <w:r w:rsidR="008275AA">
          <w:rPr>
            <w:noProof/>
          </w:rPr>
        </w:r>
      </w:ins>
      <w:r w:rsidR="008275AA">
        <w:rPr>
          <w:noProof/>
        </w:rPr>
        <w:fldChar w:fldCharType="separate"/>
      </w:r>
      <w:ins w:id="2" w:author="Claude Nanjo" w:date="2016-11-23T21:01:00Z">
        <w:r w:rsidR="008275AA">
          <w:rPr>
            <w:noProof/>
          </w:rPr>
          <w:t>5</w:t>
        </w:r>
        <w:r w:rsidR="008275AA">
          <w:rPr>
            <w:noProof/>
          </w:rPr>
          <w:fldChar w:fldCharType="end"/>
        </w:r>
      </w:ins>
    </w:p>
    <w:p w14:paraId="13B4F6A3" w14:textId="77777777" w:rsidR="008275AA" w:rsidRDefault="008275AA">
      <w:pPr>
        <w:pStyle w:val="TOC1"/>
        <w:rPr>
          <w:ins w:id="3" w:author="Claude Nanjo" w:date="2016-11-23T21:01:00Z"/>
          <w:rFonts w:asciiTheme="minorHAnsi" w:eastAsiaTheme="minorEastAsia" w:hAnsiTheme="minorHAnsi" w:cstheme="minorBidi"/>
          <w:noProof/>
          <w:color w:val="auto"/>
          <w:sz w:val="24"/>
          <w:szCs w:val="24"/>
          <w:lang w:val="en-US" w:eastAsia="ja-JP"/>
        </w:rPr>
      </w:pPr>
      <w:ins w:id="4" w:author="Claude Nanjo" w:date="2016-11-23T21:01:00Z">
        <w:r>
          <w:rPr>
            <w:noProof/>
          </w:rPr>
          <w:t>CIMI and FHIR</w:t>
        </w:r>
        <w:r>
          <w:rPr>
            <w:noProof/>
          </w:rPr>
          <w:tab/>
        </w:r>
        <w:r>
          <w:rPr>
            <w:noProof/>
          </w:rPr>
          <w:fldChar w:fldCharType="begin"/>
        </w:r>
        <w:r>
          <w:rPr>
            <w:noProof/>
          </w:rPr>
          <w:instrText xml:space="preserve"> PAGEREF _Toc341554246 \h </w:instrText>
        </w:r>
        <w:r>
          <w:rPr>
            <w:noProof/>
          </w:rPr>
        </w:r>
      </w:ins>
      <w:r>
        <w:rPr>
          <w:noProof/>
        </w:rPr>
        <w:fldChar w:fldCharType="separate"/>
      </w:r>
      <w:ins w:id="5" w:author="Claude Nanjo" w:date="2016-11-23T21:01:00Z">
        <w:r>
          <w:rPr>
            <w:noProof/>
          </w:rPr>
          <w:t>5</w:t>
        </w:r>
        <w:r>
          <w:rPr>
            <w:noProof/>
          </w:rPr>
          <w:fldChar w:fldCharType="end"/>
        </w:r>
      </w:ins>
    </w:p>
    <w:p w14:paraId="20668C41" w14:textId="77777777" w:rsidR="008275AA" w:rsidRDefault="008275AA">
      <w:pPr>
        <w:pStyle w:val="TOC1"/>
        <w:rPr>
          <w:ins w:id="6" w:author="Claude Nanjo" w:date="2016-11-23T21:01:00Z"/>
          <w:rFonts w:asciiTheme="minorHAnsi" w:eastAsiaTheme="minorEastAsia" w:hAnsiTheme="minorHAnsi" w:cstheme="minorBidi"/>
          <w:noProof/>
          <w:color w:val="auto"/>
          <w:sz w:val="24"/>
          <w:szCs w:val="24"/>
          <w:lang w:val="en-US" w:eastAsia="ja-JP"/>
        </w:rPr>
      </w:pPr>
      <w:ins w:id="7" w:author="Claude Nanjo" w:date="2016-11-23T21:01:00Z">
        <w:r>
          <w:rPr>
            <w:noProof/>
          </w:rPr>
          <w:t>Scope of Work</w:t>
        </w:r>
        <w:r>
          <w:rPr>
            <w:noProof/>
          </w:rPr>
          <w:tab/>
        </w:r>
        <w:r>
          <w:rPr>
            <w:noProof/>
          </w:rPr>
          <w:fldChar w:fldCharType="begin"/>
        </w:r>
        <w:r>
          <w:rPr>
            <w:noProof/>
          </w:rPr>
          <w:instrText xml:space="preserve"> PAGEREF _Toc341554247 \h </w:instrText>
        </w:r>
        <w:r>
          <w:rPr>
            <w:noProof/>
          </w:rPr>
        </w:r>
      </w:ins>
      <w:r>
        <w:rPr>
          <w:noProof/>
        </w:rPr>
        <w:fldChar w:fldCharType="separate"/>
      </w:r>
      <w:ins w:id="8" w:author="Claude Nanjo" w:date="2016-11-23T21:01:00Z">
        <w:r>
          <w:rPr>
            <w:noProof/>
          </w:rPr>
          <w:t>6</w:t>
        </w:r>
        <w:r>
          <w:rPr>
            <w:noProof/>
          </w:rPr>
          <w:fldChar w:fldCharType="end"/>
        </w:r>
      </w:ins>
    </w:p>
    <w:p w14:paraId="191F6691" w14:textId="77777777" w:rsidR="008275AA" w:rsidRDefault="008275AA">
      <w:pPr>
        <w:pStyle w:val="TOC1"/>
        <w:rPr>
          <w:ins w:id="9" w:author="Claude Nanjo" w:date="2016-11-23T21:01:00Z"/>
          <w:rFonts w:asciiTheme="minorHAnsi" w:eastAsiaTheme="minorEastAsia" w:hAnsiTheme="minorHAnsi" w:cstheme="minorBidi"/>
          <w:noProof/>
          <w:color w:val="auto"/>
          <w:sz w:val="24"/>
          <w:szCs w:val="24"/>
          <w:lang w:val="en-US" w:eastAsia="ja-JP"/>
        </w:rPr>
      </w:pPr>
      <w:ins w:id="10" w:author="Claude Nanjo" w:date="2016-11-23T21:01:00Z">
        <w:r>
          <w:rPr>
            <w:noProof/>
          </w:rPr>
          <w:t>Future work</w:t>
        </w:r>
        <w:r>
          <w:rPr>
            <w:noProof/>
          </w:rPr>
          <w:tab/>
        </w:r>
        <w:r>
          <w:rPr>
            <w:noProof/>
          </w:rPr>
          <w:fldChar w:fldCharType="begin"/>
        </w:r>
        <w:r>
          <w:rPr>
            <w:noProof/>
          </w:rPr>
          <w:instrText xml:space="preserve"> PAGEREF _Toc341554248 \h </w:instrText>
        </w:r>
        <w:r>
          <w:rPr>
            <w:noProof/>
          </w:rPr>
        </w:r>
      </w:ins>
      <w:r>
        <w:rPr>
          <w:noProof/>
        </w:rPr>
        <w:fldChar w:fldCharType="separate"/>
      </w:r>
      <w:ins w:id="11" w:author="Claude Nanjo" w:date="2016-11-23T21:01:00Z">
        <w:r>
          <w:rPr>
            <w:noProof/>
          </w:rPr>
          <w:t>7</w:t>
        </w:r>
        <w:r>
          <w:rPr>
            <w:noProof/>
          </w:rPr>
          <w:fldChar w:fldCharType="end"/>
        </w:r>
      </w:ins>
    </w:p>
    <w:p w14:paraId="64AE910E" w14:textId="77777777" w:rsidR="008275AA" w:rsidRDefault="008275AA">
      <w:pPr>
        <w:pStyle w:val="TOC1"/>
        <w:rPr>
          <w:ins w:id="12" w:author="Claude Nanjo" w:date="2016-11-23T21:01:00Z"/>
          <w:rFonts w:asciiTheme="minorHAnsi" w:eastAsiaTheme="minorEastAsia" w:hAnsiTheme="minorHAnsi" w:cstheme="minorBidi"/>
          <w:noProof/>
          <w:color w:val="auto"/>
          <w:sz w:val="24"/>
          <w:szCs w:val="24"/>
          <w:lang w:val="en-US" w:eastAsia="ja-JP"/>
        </w:rPr>
      </w:pPr>
      <w:ins w:id="13" w:author="Claude Nanjo" w:date="2016-11-23T21:01:00Z">
        <w:r>
          <w:rPr>
            <w:noProof/>
          </w:rPr>
          <w:t>Request for Comments</w:t>
        </w:r>
        <w:r>
          <w:rPr>
            <w:noProof/>
          </w:rPr>
          <w:tab/>
        </w:r>
        <w:r>
          <w:rPr>
            <w:noProof/>
          </w:rPr>
          <w:fldChar w:fldCharType="begin"/>
        </w:r>
        <w:r>
          <w:rPr>
            <w:noProof/>
          </w:rPr>
          <w:instrText xml:space="preserve"> PAGEREF _Toc341554249 \h </w:instrText>
        </w:r>
        <w:r>
          <w:rPr>
            <w:noProof/>
          </w:rPr>
        </w:r>
      </w:ins>
      <w:r>
        <w:rPr>
          <w:noProof/>
        </w:rPr>
        <w:fldChar w:fldCharType="separate"/>
      </w:r>
      <w:ins w:id="14" w:author="Claude Nanjo" w:date="2016-11-23T21:01:00Z">
        <w:r>
          <w:rPr>
            <w:noProof/>
          </w:rPr>
          <w:t>7</w:t>
        </w:r>
        <w:r>
          <w:rPr>
            <w:noProof/>
          </w:rPr>
          <w:fldChar w:fldCharType="end"/>
        </w:r>
      </w:ins>
    </w:p>
    <w:p w14:paraId="17FFB1C3" w14:textId="77777777" w:rsidR="008275AA" w:rsidRDefault="008275AA">
      <w:pPr>
        <w:pStyle w:val="TOC1"/>
        <w:rPr>
          <w:ins w:id="15" w:author="Claude Nanjo" w:date="2016-11-23T21:01:00Z"/>
          <w:rFonts w:asciiTheme="minorHAnsi" w:eastAsiaTheme="minorEastAsia" w:hAnsiTheme="minorHAnsi" w:cstheme="minorBidi"/>
          <w:noProof/>
          <w:color w:val="auto"/>
          <w:sz w:val="24"/>
          <w:szCs w:val="24"/>
          <w:lang w:val="en-US" w:eastAsia="ja-JP"/>
        </w:rPr>
      </w:pPr>
      <w:ins w:id="16" w:author="Claude Nanjo" w:date="2016-11-23T21:01:00Z">
        <w:r>
          <w:rPr>
            <w:noProof/>
          </w:rPr>
          <w:t>CIMI Model Architecture</w:t>
        </w:r>
        <w:r>
          <w:rPr>
            <w:noProof/>
          </w:rPr>
          <w:tab/>
        </w:r>
        <w:r>
          <w:rPr>
            <w:noProof/>
          </w:rPr>
          <w:fldChar w:fldCharType="begin"/>
        </w:r>
        <w:r>
          <w:rPr>
            <w:noProof/>
          </w:rPr>
          <w:instrText xml:space="preserve"> PAGEREF _Toc341554250 \h </w:instrText>
        </w:r>
        <w:r>
          <w:rPr>
            <w:noProof/>
          </w:rPr>
        </w:r>
      </w:ins>
      <w:r>
        <w:rPr>
          <w:noProof/>
        </w:rPr>
        <w:fldChar w:fldCharType="separate"/>
      </w:r>
      <w:ins w:id="17" w:author="Claude Nanjo" w:date="2016-11-23T21:01:00Z">
        <w:r>
          <w:rPr>
            <w:noProof/>
          </w:rPr>
          <w:t>8</w:t>
        </w:r>
        <w:r>
          <w:rPr>
            <w:noProof/>
          </w:rPr>
          <w:fldChar w:fldCharType="end"/>
        </w:r>
      </w:ins>
    </w:p>
    <w:p w14:paraId="475339FD" w14:textId="77777777" w:rsidR="008275AA" w:rsidRDefault="008275AA">
      <w:pPr>
        <w:pStyle w:val="TOC2"/>
        <w:tabs>
          <w:tab w:val="right" w:leader="dot" w:pos="8630"/>
        </w:tabs>
        <w:rPr>
          <w:ins w:id="18" w:author="Claude Nanjo" w:date="2016-11-23T21:01:00Z"/>
          <w:rFonts w:asciiTheme="minorHAnsi" w:eastAsiaTheme="minorEastAsia" w:hAnsiTheme="minorHAnsi" w:cstheme="minorBidi"/>
          <w:noProof/>
          <w:color w:val="auto"/>
          <w:sz w:val="24"/>
          <w:szCs w:val="24"/>
          <w:lang w:val="en-US" w:eastAsia="ja-JP"/>
        </w:rPr>
      </w:pPr>
      <w:ins w:id="19" w:author="Claude Nanjo" w:date="2016-11-23T21:01:00Z">
        <w:r>
          <w:rPr>
            <w:noProof/>
          </w:rPr>
          <w:t>Introduction</w:t>
        </w:r>
        <w:r>
          <w:rPr>
            <w:noProof/>
          </w:rPr>
          <w:tab/>
        </w:r>
        <w:r>
          <w:rPr>
            <w:noProof/>
          </w:rPr>
          <w:fldChar w:fldCharType="begin"/>
        </w:r>
        <w:r>
          <w:rPr>
            <w:noProof/>
          </w:rPr>
          <w:instrText xml:space="preserve"> PAGEREF _Toc341554251 \h </w:instrText>
        </w:r>
        <w:r>
          <w:rPr>
            <w:noProof/>
          </w:rPr>
        </w:r>
      </w:ins>
      <w:r>
        <w:rPr>
          <w:noProof/>
        </w:rPr>
        <w:fldChar w:fldCharType="separate"/>
      </w:r>
      <w:ins w:id="20" w:author="Claude Nanjo" w:date="2016-11-23T21:01:00Z">
        <w:r>
          <w:rPr>
            <w:noProof/>
          </w:rPr>
          <w:t>8</w:t>
        </w:r>
        <w:r>
          <w:rPr>
            <w:noProof/>
          </w:rPr>
          <w:fldChar w:fldCharType="end"/>
        </w:r>
      </w:ins>
    </w:p>
    <w:p w14:paraId="5EE488EF" w14:textId="77777777" w:rsidR="008275AA" w:rsidRDefault="008275AA">
      <w:pPr>
        <w:pStyle w:val="TOC2"/>
        <w:tabs>
          <w:tab w:val="right" w:leader="dot" w:pos="8630"/>
        </w:tabs>
        <w:rPr>
          <w:ins w:id="21" w:author="Claude Nanjo" w:date="2016-11-23T21:01:00Z"/>
          <w:rFonts w:asciiTheme="minorHAnsi" w:eastAsiaTheme="minorEastAsia" w:hAnsiTheme="minorHAnsi" w:cstheme="minorBidi"/>
          <w:noProof/>
          <w:color w:val="auto"/>
          <w:sz w:val="24"/>
          <w:szCs w:val="24"/>
          <w:lang w:val="en-US" w:eastAsia="ja-JP"/>
        </w:rPr>
      </w:pPr>
      <w:ins w:id="22" w:author="Claude Nanjo" w:date="2016-11-23T21:01:00Z">
        <w:r>
          <w:rPr>
            <w:noProof/>
          </w:rPr>
          <w:t>Core Modelling Principles</w:t>
        </w:r>
        <w:r>
          <w:rPr>
            <w:noProof/>
          </w:rPr>
          <w:tab/>
        </w:r>
        <w:r>
          <w:rPr>
            <w:noProof/>
          </w:rPr>
          <w:fldChar w:fldCharType="begin"/>
        </w:r>
        <w:r>
          <w:rPr>
            <w:noProof/>
          </w:rPr>
          <w:instrText xml:space="preserve"> PAGEREF _Toc341554252 \h </w:instrText>
        </w:r>
        <w:r>
          <w:rPr>
            <w:noProof/>
          </w:rPr>
        </w:r>
      </w:ins>
      <w:r>
        <w:rPr>
          <w:noProof/>
        </w:rPr>
        <w:fldChar w:fldCharType="separate"/>
      </w:r>
      <w:ins w:id="23" w:author="Claude Nanjo" w:date="2016-11-23T21:01:00Z">
        <w:r>
          <w:rPr>
            <w:noProof/>
          </w:rPr>
          <w:t>8</w:t>
        </w:r>
        <w:r>
          <w:rPr>
            <w:noProof/>
          </w:rPr>
          <w:fldChar w:fldCharType="end"/>
        </w:r>
      </w:ins>
    </w:p>
    <w:p w14:paraId="0066137E" w14:textId="77777777" w:rsidR="008275AA" w:rsidRDefault="008275AA">
      <w:pPr>
        <w:pStyle w:val="TOC2"/>
        <w:tabs>
          <w:tab w:val="right" w:leader="dot" w:pos="8630"/>
        </w:tabs>
        <w:rPr>
          <w:ins w:id="24" w:author="Claude Nanjo" w:date="2016-11-23T21:01:00Z"/>
          <w:rFonts w:asciiTheme="minorHAnsi" w:eastAsiaTheme="minorEastAsia" w:hAnsiTheme="minorHAnsi" w:cstheme="minorBidi"/>
          <w:noProof/>
          <w:color w:val="auto"/>
          <w:sz w:val="24"/>
          <w:szCs w:val="24"/>
          <w:lang w:val="en-US" w:eastAsia="ja-JP"/>
        </w:rPr>
      </w:pPr>
      <w:ins w:id="25" w:author="Claude Nanjo" w:date="2016-11-23T21:01:00Z">
        <w:r>
          <w:rPr>
            <w:noProof/>
          </w:rPr>
          <w:t>The CIMI Model’s Alignment to Terminology</w:t>
        </w:r>
        <w:r>
          <w:rPr>
            <w:noProof/>
          </w:rPr>
          <w:tab/>
        </w:r>
        <w:r>
          <w:rPr>
            <w:noProof/>
          </w:rPr>
          <w:fldChar w:fldCharType="begin"/>
        </w:r>
        <w:r>
          <w:rPr>
            <w:noProof/>
          </w:rPr>
          <w:instrText xml:space="preserve"> PAGEREF _Toc341554253 \h </w:instrText>
        </w:r>
        <w:r>
          <w:rPr>
            <w:noProof/>
          </w:rPr>
        </w:r>
      </w:ins>
      <w:r>
        <w:rPr>
          <w:noProof/>
        </w:rPr>
        <w:fldChar w:fldCharType="separate"/>
      </w:r>
      <w:ins w:id="26" w:author="Claude Nanjo" w:date="2016-11-23T21:01:00Z">
        <w:r>
          <w:rPr>
            <w:noProof/>
          </w:rPr>
          <w:t>9</w:t>
        </w:r>
        <w:r>
          <w:rPr>
            <w:noProof/>
          </w:rPr>
          <w:fldChar w:fldCharType="end"/>
        </w:r>
      </w:ins>
    </w:p>
    <w:p w14:paraId="67067401" w14:textId="77777777" w:rsidR="008275AA" w:rsidRDefault="008275AA">
      <w:pPr>
        <w:pStyle w:val="TOC2"/>
        <w:tabs>
          <w:tab w:val="right" w:leader="dot" w:pos="8630"/>
        </w:tabs>
        <w:rPr>
          <w:ins w:id="27" w:author="Claude Nanjo" w:date="2016-11-23T21:01:00Z"/>
          <w:rFonts w:asciiTheme="minorHAnsi" w:eastAsiaTheme="minorEastAsia" w:hAnsiTheme="minorHAnsi" w:cstheme="minorBidi"/>
          <w:noProof/>
          <w:color w:val="auto"/>
          <w:sz w:val="24"/>
          <w:szCs w:val="24"/>
          <w:lang w:val="en-US" w:eastAsia="ja-JP"/>
        </w:rPr>
      </w:pPr>
      <w:ins w:id="28" w:author="Claude Nanjo" w:date="2016-11-23T21:01:00Z">
        <w:r>
          <w:rPr>
            <w:noProof/>
          </w:rPr>
          <w:t>A High Level View of the CIMI Logical Model</w:t>
        </w:r>
        <w:r>
          <w:rPr>
            <w:noProof/>
          </w:rPr>
          <w:tab/>
        </w:r>
        <w:r>
          <w:rPr>
            <w:noProof/>
          </w:rPr>
          <w:fldChar w:fldCharType="begin"/>
        </w:r>
        <w:r>
          <w:rPr>
            <w:noProof/>
          </w:rPr>
          <w:instrText xml:space="preserve"> PAGEREF _Toc341554254 \h </w:instrText>
        </w:r>
        <w:r>
          <w:rPr>
            <w:noProof/>
          </w:rPr>
        </w:r>
      </w:ins>
      <w:r>
        <w:rPr>
          <w:noProof/>
        </w:rPr>
        <w:fldChar w:fldCharType="separate"/>
      </w:r>
      <w:ins w:id="29" w:author="Claude Nanjo" w:date="2016-11-23T21:01:00Z">
        <w:r>
          <w:rPr>
            <w:noProof/>
          </w:rPr>
          <w:t>10</w:t>
        </w:r>
        <w:r>
          <w:rPr>
            <w:noProof/>
          </w:rPr>
          <w:fldChar w:fldCharType="end"/>
        </w:r>
      </w:ins>
    </w:p>
    <w:p w14:paraId="7D9D4325" w14:textId="77777777" w:rsidR="008275AA" w:rsidRDefault="008275AA">
      <w:pPr>
        <w:pStyle w:val="TOC3"/>
        <w:tabs>
          <w:tab w:val="right" w:leader="dot" w:pos="8630"/>
        </w:tabs>
        <w:rPr>
          <w:ins w:id="30" w:author="Claude Nanjo" w:date="2016-11-23T21:01:00Z"/>
          <w:rFonts w:asciiTheme="minorHAnsi" w:eastAsiaTheme="minorEastAsia" w:hAnsiTheme="minorHAnsi" w:cstheme="minorBidi"/>
          <w:noProof/>
          <w:color w:val="auto"/>
          <w:sz w:val="24"/>
          <w:szCs w:val="24"/>
          <w:lang w:val="en-US" w:eastAsia="ja-JP"/>
        </w:rPr>
      </w:pPr>
      <w:ins w:id="31" w:author="Claude Nanjo" w:date="2016-11-23T21:01:00Z">
        <w:r w:rsidRPr="00FD1A3C">
          <w:rPr>
            <w:noProof/>
            <w:lang w:val="en-US"/>
          </w:rPr>
          <w:t>The CIMI Reference Model</w:t>
        </w:r>
        <w:r>
          <w:rPr>
            <w:noProof/>
          </w:rPr>
          <w:tab/>
        </w:r>
        <w:r>
          <w:rPr>
            <w:noProof/>
          </w:rPr>
          <w:fldChar w:fldCharType="begin"/>
        </w:r>
        <w:r>
          <w:rPr>
            <w:noProof/>
          </w:rPr>
          <w:instrText xml:space="preserve"> PAGEREF _Toc341554255 \h </w:instrText>
        </w:r>
        <w:r>
          <w:rPr>
            <w:noProof/>
          </w:rPr>
        </w:r>
      </w:ins>
      <w:r>
        <w:rPr>
          <w:noProof/>
        </w:rPr>
        <w:fldChar w:fldCharType="separate"/>
      </w:r>
      <w:ins w:id="32" w:author="Claude Nanjo" w:date="2016-11-23T21:01:00Z">
        <w:r>
          <w:rPr>
            <w:noProof/>
          </w:rPr>
          <w:t>10</w:t>
        </w:r>
        <w:r>
          <w:rPr>
            <w:noProof/>
          </w:rPr>
          <w:fldChar w:fldCharType="end"/>
        </w:r>
      </w:ins>
    </w:p>
    <w:p w14:paraId="1525E98A" w14:textId="77777777" w:rsidR="008275AA" w:rsidRDefault="008275AA">
      <w:pPr>
        <w:pStyle w:val="TOC3"/>
        <w:tabs>
          <w:tab w:val="right" w:leader="dot" w:pos="8630"/>
        </w:tabs>
        <w:rPr>
          <w:ins w:id="33" w:author="Claude Nanjo" w:date="2016-11-23T21:01:00Z"/>
          <w:rFonts w:asciiTheme="minorHAnsi" w:eastAsiaTheme="minorEastAsia" w:hAnsiTheme="minorHAnsi" w:cstheme="minorBidi"/>
          <w:noProof/>
          <w:color w:val="auto"/>
          <w:sz w:val="24"/>
          <w:szCs w:val="24"/>
          <w:lang w:val="en-US" w:eastAsia="ja-JP"/>
        </w:rPr>
      </w:pPr>
      <w:ins w:id="34" w:author="Claude Nanjo" w:date="2016-11-23T21:01:00Z">
        <w:r w:rsidRPr="00FD1A3C">
          <w:rPr>
            <w:noProof/>
            <w:lang w:val="en-US"/>
          </w:rPr>
          <w:t>The CIMI Archetype Hierarchies</w:t>
        </w:r>
        <w:r>
          <w:rPr>
            <w:noProof/>
          </w:rPr>
          <w:tab/>
        </w:r>
        <w:r>
          <w:rPr>
            <w:noProof/>
          </w:rPr>
          <w:fldChar w:fldCharType="begin"/>
        </w:r>
        <w:r>
          <w:rPr>
            <w:noProof/>
          </w:rPr>
          <w:instrText xml:space="preserve"> PAGEREF _Toc341554256 \h </w:instrText>
        </w:r>
        <w:r>
          <w:rPr>
            <w:noProof/>
          </w:rPr>
        </w:r>
      </w:ins>
      <w:r>
        <w:rPr>
          <w:noProof/>
        </w:rPr>
        <w:fldChar w:fldCharType="separate"/>
      </w:r>
      <w:ins w:id="35" w:author="Claude Nanjo" w:date="2016-11-23T21:01:00Z">
        <w:r>
          <w:rPr>
            <w:noProof/>
          </w:rPr>
          <w:t>11</w:t>
        </w:r>
        <w:r>
          <w:rPr>
            <w:noProof/>
          </w:rPr>
          <w:fldChar w:fldCharType="end"/>
        </w:r>
      </w:ins>
    </w:p>
    <w:p w14:paraId="6A7D19CA" w14:textId="77777777" w:rsidR="008275AA" w:rsidRDefault="008275AA">
      <w:pPr>
        <w:pStyle w:val="TOC1"/>
        <w:rPr>
          <w:ins w:id="36" w:author="Claude Nanjo" w:date="2016-11-23T21:01:00Z"/>
          <w:rFonts w:asciiTheme="minorHAnsi" w:eastAsiaTheme="minorEastAsia" w:hAnsiTheme="minorHAnsi" w:cstheme="minorBidi"/>
          <w:noProof/>
          <w:color w:val="auto"/>
          <w:sz w:val="24"/>
          <w:szCs w:val="24"/>
          <w:lang w:val="en-US" w:eastAsia="ja-JP"/>
        </w:rPr>
      </w:pPr>
      <w:ins w:id="37" w:author="Claude Nanjo" w:date="2016-11-23T21:01:00Z">
        <w:r>
          <w:rPr>
            <w:noProof/>
          </w:rPr>
          <w:t>Reference Model</w:t>
        </w:r>
        <w:r>
          <w:rPr>
            <w:noProof/>
          </w:rPr>
          <w:tab/>
        </w:r>
        <w:r>
          <w:rPr>
            <w:noProof/>
          </w:rPr>
          <w:fldChar w:fldCharType="begin"/>
        </w:r>
        <w:r>
          <w:rPr>
            <w:noProof/>
          </w:rPr>
          <w:instrText xml:space="preserve"> PAGEREF _Toc341554257 \h </w:instrText>
        </w:r>
        <w:r>
          <w:rPr>
            <w:noProof/>
          </w:rPr>
        </w:r>
      </w:ins>
      <w:r>
        <w:rPr>
          <w:noProof/>
        </w:rPr>
        <w:fldChar w:fldCharType="separate"/>
      </w:r>
      <w:ins w:id="38" w:author="Claude Nanjo" w:date="2016-11-23T21:01:00Z">
        <w:r>
          <w:rPr>
            <w:noProof/>
          </w:rPr>
          <w:t>12</w:t>
        </w:r>
        <w:r>
          <w:rPr>
            <w:noProof/>
          </w:rPr>
          <w:fldChar w:fldCharType="end"/>
        </w:r>
      </w:ins>
    </w:p>
    <w:p w14:paraId="5C533F3C" w14:textId="77777777" w:rsidR="008275AA" w:rsidRDefault="008275AA">
      <w:pPr>
        <w:pStyle w:val="TOC2"/>
        <w:tabs>
          <w:tab w:val="right" w:leader="dot" w:pos="8630"/>
        </w:tabs>
        <w:rPr>
          <w:ins w:id="39" w:author="Claude Nanjo" w:date="2016-11-23T21:01:00Z"/>
          <w:rFonts w:asciiTheme="minorHAnsi" w:eastAsiaTheme="minorEastAsia" w:hAnsiTheme="minorHAnsi" w:cstheme="minorBidi"/>
          <w:noProof/>
          <w:color w:val="auto"/>
          <w:sz w:val="24"/>
          <w:szCs w:val="24"/>
          <w:lang w:val="en-US" w:eastAsia="ja-JP"/>
        </w:rPr>
      </w:pPr>
      <w:ins w:id="40" w:author="Claude Nanjo" w:date="2016-11-23T21:01:00Z">
        <w:r>
          <w:rPr>
            <w:noProof/>
          </w:rPr>
          <w:t>The CIMI Core Reference Model Module</w:t>
        </w:r>
        <w:r>
          <w:rPr>
            <w:noProof/>
          </w:rPr>
          <w:tab/>
        </w:r>
        <w:r>
          <w:rPr>
            <w:noProof/>
          </w:rPr>
          <w:fldChar w:fldCharType="begin"/>
        </w:r>
        <w:r>
          <w:rPr>
            <w:noProof/>
          </w:rPr>
          <w:instrText xml:space="preserve"> PAGEREF _Toc341554258 \h </w:instrText>
        </w:r>
        <w:r>
          <w:rPr>
            <w:noProof/>
          </w:rPr>
        </w:r>
      </w:ins>
      <w:r>
        <w:rPr>
          <w:noProof/>
        </w:rPr>
        <w:fldChar w:fldCharType="separate"/>
      </w:r>
      <w:ins w:id="41" w:author="Claude Nanjo" w:date="2016-11-23T21:01:00Z">
        <w:r>
          <w:rPr>
            <w:noProof/>
          </w:rPr>
          <w:t>13</w:t>
        </w:r>
        <w:r>
          <w:rPr>
            <w:noProof/>
          </w:rPr>
          <w:fldChar w:fldCharType="end"/>
        </w:r>
      </w:ins>
    </w:p>
    <w:p w14:paraId="00ADCD5F" w14:textId="77777777" w:rsidR="008275AA" w:rsidRDefault="008275AA">
      <w:pPr>
        <w:pStyle w:val="TOC3"/>
        <w:tabs>
          <w:tab w:val="right" w:leader="dot" w:pos="8630"/>
        </w:tabs>
        <w:rPr>
          <w:ins w:id="42" w:author="Claude Nanjo" w:date="2016-11-23T21:01:00Z"/>
          <w:rFonts w:asciiTheme="minorHAnsi" w:eastAsiaTheme="minorEastAsia" w:hAnsiTheme="minorHAnsi" w:cstheme="minorBidi"/>
          <w:noProof/>
          <w:color w:val="auto"/>
          <w:sz w:val="24"/>
          <w:szCs w:val="24"/>
          <w:lang w:val="en-US" w:eastAsia="ja-JP"/>
        </w:rPr>
      </w:pPr>
      <w:ins w:id="43" w:author="Claude Nanjo" w:date="2016-11-23T21:01:00Z">
        <w:r>
          <w:rPr>
            <w:noProof/>
          </w:rPr>
          <w:t>CIMI primitives</w:t>
        </w:r>
        <w:r>
          <w:rPr>
            <w:noProof/>
          </w:rPr>
          <w:tab/>
        </w:r>
        <w:r>
          <w:rPr>
            <w:noProof/>
          </w:rPr>
          <w:fldChar w:fldCharType="begin"/>
        </w:r>
        <w:r>
          <w:rPr>
            <w:noProof/>
          </w:rPr>
          <w:instrText xml:space="preserve"> PAGEREF _Toc341554259 \h </w:instrText>
        </w:r>
        <w:r>
          <w:rPr>
            <w:noProof/>
          </w:rPr>
        </w:r>
      </w:ins>
      <w:r>
        <w:rPr>
          <w:noProof/>
        </w:rPr>
        <w:fldChar w:fldCharType="separate"/>
      </w:r>
      <w:ins w:id="44" w:author="Claude Nanjo" w:date="2016-11-23T21:01:00Z">
        <w:r>
          <w:rPr>
            <w:noProof/>
          </w:rPr>
          <w:t>13</w:t>
        </w:r>
        <w:r>
          <w:rPr>
            <w:noProof/>
          </w:rPr>
          <w:fldChar w:fldCharType="end"/>
        </w:r>
      </w:ins>
    </w:p>
    <w:p w14:paraId="26AC708F" w14:textId="77777777" w:rsidR="008275AA" w:rsidRDefault="008275AA">
      <w:pPr>
        <w:pStyle w:val="TOC3"/>
        <w:tabs>
          <w:tab w:val="right" w:leader="dot" w:pos="8630"/>
        </w:tabs>
        <w:rPr>
          <w:ins w:id="45" w:author="Claude Nanjo" w:date="2016-11-23T21:01:00Z"/>
          <w:rFonts w:asciiTheme="minorHAnsi" w:eastAsiaTheme="minorEastAsia" w:hAnsiTheme="minorHAnsi" w:cstheme="minorBidi"/>
          <w:noProof/>
          <w:color w:val="auto"/>
          <w:sz w:val="24"/>
          <w:szCs w:val="24"/>
          <w:lang w:val="en-US" w:eastAsia="ja-JP"/>
        </w:rPr>
      </w:pPr>
      <w:ins w:id="46" w:author="Claude Nanjo" w:date="2016-11-23T21:01:00Z">
        <w:r>
          <w:rPr>
            <w:noProof/>
          </w:rPr>
          <w:t>CIMI Complex Types</w:t>
        </w:r>
        <w:r>
          <w:rPr>
            <w:noProof/>
          </w:rPr>
          <w:tab/>
        </w:r>
        <w:r>
          <w:rPr>
            <w:noProof/>
          </w:rPr>
          <w:fldChar w:fldCharType="begin"/>
        </w:r>
        <w:r>
          <w:rPr>
            <w:noProof/>
          </w:rPr>
          <w:instrText xml:space="preserve"> PAGEREF _Toc341554260 \h </w:instrText>
        </w:r>
        <w:r>
          <w:rPr>
            <w:noProof/>
          </w:rPr>
        </w:r>
      </w:ins>
      <w:r>
        <w:rPr>
          <w:noProof/>
        </w:rPr>
        <w:fldChar w:fldCharType="separate"/>
      </w:r>
      <w:ins w:id="47" w:author="Claude Nanjo" w:date="2016-11-23T21:01:00Z">
        <w:r>
          <w:rPr>
            <w:noProof/>
          </w:rPr>
          <w:t>14</w:t>
        </w:r>
        <w:r>
          <w:rPr>
            <w:noProof/>
          </w:rPr>
          <w:fldChar w:fldCharType="end"/>
        </w:r>
      </w:ins>
    </w:p>
    <w:p w14:paraId="4066D686" w14:textId="77777777" w:rsidR="008275AA" w:rsidRDefault="008275AA">
      <w:pPr>
        <w:pStyle w:val="TOC3"/>
        <w:tabs>
          <w:tab w:val="right" w:leader="dot" w:pos="8630"/>
        </w:tabs>
        <w:rPr>
          <w:ins w:id="48" w:author="Claude Nanjo" w:date="2016-11-23T21:01:00Z"/>
          <w:rFonts w:asciiTheme="minorHAnsi" w:eastAsiaTheme="minorEastAsia" w:hAnsiTheme="minorHAnsi" w:cstheme="minorBidi"/>
          <w:noProof/>
          <w:color w:val="auto"/>
          <w:sz w:val="24"/>
          <w:szCs w:val="24"/>
          <w:lang w:val="en-US" w:eastAsia="ja-JP"/>
        </w:rPr>
      </w:pPr>
      <w:ins w:id="49" w:author="Claude Nanjo" w:date="2016-11-23T21:01:00Z">
        <w:r>
          <w:rPr>
            <w:noProof/>
          </w:rPr>
          <w:t>The LOCATABLE and ASSOCIATION_CLASS Root Types</w:t>
        </w:r>
        <w:r>
          <w:rPr>
            <w:noProof/>
          </w:rPr>
          <w:tab/>
        </w:r>
        <w:r>
          <w:rPr>
            <w:noProof/>
          </w:rPr>
          <w:fldChar w:fldCharType="begin"/>
        </w:r>
        <w:r>
          <w:rPr>
            <w:noProof/>
          </w:rPr>
          <w:instrText xml:space="preserve"> PAGEREF _Toc341554261 \h </w:instrText>
        </w:r>
        <w:r>
          <w:rPr>
            <w:noProof/>
          </w:rPr>
        </w:r>
      </w:ins>
      <w:r>
        <w:rPr>
          <w:noProof/>
        </w:rPr>
        <w:fldChar w:fldCharType="separate"/>
      </w:r>
      <w:ins w:id="50" w:author="Claude Nanjo" w:date="2016-11-23T21:01:00Z">
        <w:r>
          <w:rPr>
            <w:noProof/>
          </w:rPr>
          <w:t>16</w:t>
        </w:r>
        <w:r>
          <w:rPr>
            <w:noProof/>
          </w:rPr>
          <w:fldChar w:fldCharType="end"/>
        </w:r>
      </w:ins>
    </w:p>
    <w:p w14:paraId="444096FA" w14:textId="77777777" w:rsidR="008275AA" w:rsidRDefault="008275AA">
      <w:pPr>
        <w:pStyle w:val="TOC2"/>
        <w:tabs>
          <w:tab w:val="right" w:leader="dot" w:pos="8630"/>
        </w:tabs>
        <w:rPr>
          <w:ins w:id="51" w:author="Claude Nanjo" w:date="2016-11-23T21:01:00Z"/>
          <w:rFonts w:asciiTheme="minorHAnsi" w:eastAsiaTheme="minorEastAsia" w:hAnsiTheme="minorHAnsi" w:cstheme="minorBidi"/>
          <w:noProof/>
          <w:color w:val="auto"/>
          <w:sz w:val="24"/>
          <w:szCs w:val="24"/>
          <w:lang w:val="en-US" w:eastAsia="ja-JP"/>
        </w:rPr>
      </w:pPr>
      <w:ins w:id="52" w:author="Claude Nanjo" w:date="2016-11-23T21:01:00Z">
        <w:r>
          <w:rPr>
            <w:noProof/>
          </w:rPr>
          <w:t>The CIMI Foundational Reference Model Module</w:t>
        </w:r>
        <w:r>
          <w:rPr>
            <w:noProof/>
          </w:rPr>
          <w:tab/>
        </w:r>
        <w:r>
          <w:rPr>
            <w:noProof/>
          </w:rPr>
          <w:fldChar w:fldCharType="begin"/>
        </w:r>
        <w:r>
          <w:rPr>
            <w:noProof/>
          </w:rPr>
          <w:instrText xml:space="preserve"> PAGEREF _Toc341554262 \h </w:instrText>
        </w:r>
        <w:r>
          <w:rPr>
            <w:noProof/>
          </w:rPr>
        </w:r>
      </w:ins>
      <w:r>
        <w:rPr>
          <w:noProof/>
        </w:rPr>
        <w:fldChar w:fldCharType="separate"/>
      </w:r>
      <w:ins w:id="53" w:author="Claude Nanjo" w:date="2016-11-23T21:01:00Z">
        <w:r>
          <w:rPr>
            <w:noProof/>
          </w:rPr>
          <w:t>16</w:t>
        </w:r>
        <w:r>
          <w:rPr>
            <w:noProof/>
          </w:rPr>
          <w:fldChar w:fldCharType="end"/>
        </w:r>
      </w:ins>
    </w:p>
    <w:p w14:paraId="7CECD121" w14:textId="77777777" w:rsidR="008275AA" w:rsidRDefault="008275AA">
      <w:pPr>
        <w:pStyle w:val="TOC2"/>
        <w:tabs>
          <w:tab w:val="right" w:leader="dot" w:pos="8630"/>
        </w:tabs>
        <w:rPr>
          <w:ins w:id="54" w:author="Claude Nanjo" w:date="2016-11-23T21:01:00Z"/>
          <w:rFonts w:asciiTheme="minorHAnsi" w:eastAsiaTheme="minorEastAsia" w:hAnsiTheme="minorHAnsi" w:cstheme="minorBidi"/>
          <w:noProof/>
          <w:color w:val="auto"/>
          <w:sz w:val="24"/>
          <w:szCs w:val="24"/>
          <w:lang w:val="en-US" w:eastAsia="ja-JP"/>
        </w:rPr>
      </w:pPr>
      <w:ins w:id="55" w:author="Claude Nanjo" w:date="2016-11-23T21:01:00Z">
        <w:r>
          <w:rPr>
            <w:noProof/>
          </w:rPr>
          <w:t>The CIMI Clinical Reference Model Module</w:t>
        </w:r>
        <w:r>
          <w:rPr>
            <w:noProof/>
          </w:rPr>
          <w:tab/>
        </w:r>
        <w:r>
          <w:rPr>
            <w:noProof/>
          </w:rPr>
          <w:fldChar w:fldCharType="begin"/>
        </w:r>
        <w:r>
          <w:rPr>
            <w:noProof/>
          </w:rPr>
          <w:instrText xml:space="preserve"> PAGEREF _Toc341554263 \h </w:instrText>
        </w:r>
        <w:r>
          <w:rPr>
            <w:noProof/>
          </w:rPr>
        </w:r>
      </w:ins>
      <w:r>
        <w:rPr>
          <w:noProof/>
        </w:rPr>
        <w:fldChar w:fldCharType="separate"/>
      </w:r>
      <w:ins w:id="56" w:author="Claude Nanjo" w:date="2016-11-23T21:01:00Z">
        <w:r>
          <w:rPr>
            <w:noProof/>
          </w:rPr>
          <w:t>18</w:t>
        </w:r>
        <w:r>
          <w:rPr>
            <w:noProof/>
          </w:rPr>
          <w:fldChar w:fldCharType="end"/>
        </w:r>
      </w:ins>
    </w:p>
    <w:p w14:paraId="241FD6CD" w14:textId="77777777" w:rsidR="008275AA" w:rsidRDefault="008275AA">
      <w:pPr>
        <w:pStyle w:val="TOC3"/>
        <w:tabs>
          <w:tab w:val="right" w:leader="dot" w:pos="8630"/>
        </w:tabs>
        <w:rPr>
          <w:ins w:id="57" w:author="Claude Nanjo" w:date="2016-11-23T21:01:00Z"/>
          <w:rFonts w:asciiTheme="minorHAnsi" w:eastAsiaTheme="minorEastAsia" w:hAnsiTheme="minorHAnsi" w:cstheme="minorBidi"/>
          <w:noProof/>
          <w:color w:val="auto"/>
          <w:sz w:val="24"/>
          <w:szCs w:val="24"/>
          <w:lang w:val="en-US" w:eastAsia="ja-JP"/>
        </w:rPr>
      </w:pPr>
      <w:ins w:id="58" w:author="Claude Nanjo" w:date="2016-11-23T21:01:00Z">
        <w:r>
          <w:rPr>
            <w:noProof/>
          </w:rPr>
          <w:t>The CIMI Party, Participation Patterns</w:t>
        </w:r>
        <w:r>
          <w:rPr>
            <w:noProof/>
          </w:rPr>
          <w:tab/>
        </w:r>
        <w:r>
          <w:rPr>
            <w:noProof/>
          </w:rPr>
          <w:fldChar w:fldCharType="begin"/>
        </w:r>
        <w:r>
          <w:rPr>
            <w:noProof/>
          </w:rPr>
          <w:instrText xml:space="preserve"> PAGEREF _Toc341554264 \h </w:instrText>
        </w:r>
        <w:r>
          <w:rPr>
            <w:noProof/>
          </w:rPr>
        </w:r>
      </w:ins>
      <w:r>
        <w:rPr>
          <w:noProof/>
        </w:rPr>
        <w:fldChar w:fldCharType="separate"/>
      </w:r>
      <w:ins w:id="59" w:author="Claude Nanjo" w:date="2016-11-23T21:01:00Z">
        <w:r>
          <w:rPr>
            <w:noProof/>
          </w:rPr>
          <w:t>19</w:t>
        </w:r>
        <w:r>
          <w:rPr>
            <w:noProof/>
          </w:rPr>
          <w:fldChar w:fldCharType="end"/>
        </w:r>
      </w:ins>
    </w:p>
    <w:p w14:paraId="74803B07" w14:textId="77777777" w:rsidR="008275AA" w:rsidRDefault="008275AA">
      <w:pPr>
        <w:pStyle w:val="TOC3"/>
        <w:tabs>
          <w:tab w:val="right" w:leader="dot" w:pos="8630"/>
        </w:tabs>
        <w:rPr>
          <w:ins w:id="60" w:author="Claude Nanjo" w:date="2016-11-23T21:01:00Z"/>
          <w:rFonts w:asciiTheme="minorHAnsi" w:eastAsiaTheme="minorEastAsia" w:hAnsiTheme="minorHAnsi" w:cstheme="minorBidi"/>
          <w:noProof/>
          <w:color w:val="auto"/>
          <w:sz w:val="24"/>
          <w:szCs w:val="24"/>
          <w:lang w:val="en-US" w:eastAsia="ja-JP"/>
        </w:rPr>
      </w:pPr>
      <w:ins w:id="61" w:author="Claude Nanjo" w:date="2016-11-23T21:01:00Z">
        <w:r>
          <w:rPr>
            <w:noProof/>
          </w:rPr>
          <w:t>The CIMI Clinical Statement Pattern</w:t>
        </w:r>
        <w:r>
          <w:rPr>
            <w:noProof/>
          </w:rPr>
          <w:tab/>
        </w:r>
        <w:r>
          <w:rPr>
            <w:noProof/>
          </w:rPr>
          <w:fldChar w:fldCharType="begin"/>
        </w:r>
        <w:r>
          <w:rPr>
            <w:noProof/>
          </w:rPr>
          <w:instrText xml:space="preserve"> PAGEREF _Toc341554265 \h </w:instrText>
        </w:r>
        <w:r>
          <w:rPr>
            <w:noProof/>
          </w:rPr>
        </w:r>
      </w:ins>
      <w:r>
        <w:rPr>
          <w:noProof/>
        </w:rPr>
        <w:fldChar w:fldCharType="separate"/>
      </w:r>
      <w:ins w:id="62" w:author="Claude Nanjo" w:date="2016-11-23T21:01:00Z">
        <w:r>
          <w:rPr>
            <w:noProof/>
          </w:rPr>
          <w:t>19</w:t>
        </w:r>
        <w:r>
          <w:rPr>
            <w:noProof/>
          </w:rPr>
          <w:fldChar w:fldCharType="end"/>
        </w:r>
      </w:ins>
    </w:p>
    <w:p w14:paraId="76658376" w14:textId="77777777" w:rsidR="008275AA" w:rsidRDefault="008275AA">
      <w:pPr>
        <w:pStyle w:val="TOC3"/>
        <w:tabs>
          <w:tab w:val="right" w:leader="dot" w:pos="8630"/>
        </w:tabs>
        <w:rPr>
          <w:ins w:id="63" w:author="Claude Nanjo" w:date="2016-11-23T21:01:00Z"/>
          <w:rFonts w:asciiTheme="minorHAnsi" w:eastAsiaTheme="minorEastAsia" w:hAnsiTheme="minorHAnsi" w:cstheme="minorBidi"/>
          <w:noProof/>
          <w:color w:val="auto"/>
          <w:sz w:val="24"/>
          <w:szCs w:val="24"/>
          <w:lang w:val="en-US" w:eastAsia="ja-JP"/>
        </w:rPr>
      </w:pPr>
      <w:ins w:id="64" w:author="Claude Nanjo" w:date="2016-11-23T21:01:00Z">
        <w:r>
          <w:rPr>
            <w:noProof/>
          </w:rPr>
          <w:t>The CIMI Attribution/Provenance patterns</w:t>
        </w:r>
        <w:r>
          <w:rPr>
            <w:noProof/>
          </w:rPr>
          <w:tab/>
        </w:r>
        <w:r>
          <w:rPr>
            <w:noProof/>
          </w:rPr>
          <w:fldChar w:fldCharType="begin"/>
        </w:r>
        <w:r>
          <w:rPr>
            <w:noProof/>
          </w:rPr>
          <w:instrText xml:space="preserve"> PAGEREF _Toc341554266 \h </w:instrText>
        </w:r>
        <w:r>
          <w:rPr>
            <w:noProof/>
          </w:rPr>
        </w:r>
      </w:ins>
      <w:r>
        <w:rPr>
          <w:noProof/>
        </w:rPr>
        <w:fldChar w:fldCharType="separate"/>
      </w:r>
      <w:ins w:id="65" w:author="Claude Nanjo" w:date="2016-11-23T21:01:00Z">
        <w:r>
          <w:rPr>
            <w:noProof/>
          </w:rPr>
          <w:t>24</w:t>
        </w:r>
        <w:r>
          <w:rPr>
            <w:noProof/>
          </w:rPr>
          <w:fldChar w:fldCharType="end"/>
        </w:r>
      </w:ins>
    </w:p>
    <w:p w14:paraId="2F7132E4" w14:textId="77777777" w:rsidR="008275AA" w:rsidRDefault="008275AA">
      <w:pPr>
        <w:pStyle w:val="TOC3"/>
        <w:tabs>
          <w:tab w:val="right" w:leader="dot" w:pos="8630"/>
        </w:tabs>
        <w:rPr>
          <w:ins w:id="66" w:author="Claude Nanjo" w:date="2016-11-23T21:01:00Z"/>
          <w:rFonts w:asciiTheme="minorHAnsi" w:eastAsiaTheme="minorEastAsia" w:hAnsiTheme="minorHAnsi" w:cstheme="minorBidi"/>
          <w:noProof/>
          <w:color w:val="auto"/>
          <w:sz w:val="24"/>
          <w:szCs w:val="24"/>
          <w:lang w:val="en-US" w:eastAsia="ja-JP"/>
        </w:rPr>
      </w:pPr>
      <w:ins w:id="67" w:author="Claude Nanjo" w:date="2016-11-23T21:01:00Z">
        <w:r>
          <w:rPr>
            <w:noProof/>
          </w:rPr>
          <w:t>The CIMI Assertion and EvaluationResult Pattern</w:t>
        </w:r>
        <w:r>
          <w:rPr>
            <w:noProof/>
          </w:rPr>
          <w:tab/>
        </w:r>
        <w:r>
          <w:rPr>
            <w:noProof/>
          </w:rPr>
          <w:fldChar w:fldCharType="begin"/>
        </w:r>
        <w:r>
          <w:rPr>
            <w:noProof/>
          </w:rPr>
          <w:instrText xml:space="preserve"> PAGEREF _Toc341554267 \h </w:instrText>
        </w:r>
        <w:r>
          <w:rPr>
            <w:noProof/>
          </w:rPr>
        </w:r>
      </w:ins>
      <w:r>
        <w:rPr>
          <w:noProof/>
        </w:rPr>
        <w:fldChar w:fldCharType="separate"/>
      </w:r>
      <w:ins w:id="68" w:author="Claude Nanjo" w:date="2016-11-23T21:01:00Z">
        <w:r>
          <w:rPr>
            <w:noProof/>
          </w:rPr>
          <w:t>26</w:t>
        </w:r>
        <w:r>
          <w:rPr>
            <w:noProof/>
          </w:rPr>
          <w:fldChar w:fldCharType="end"/>
        </w:r>
      </w:ins>
    </w:p>
    <w:p w14:paraId="24BA1365" w14:textId="77777777" w:rsidR="008275AA" w:rsidRDefault="008275AA">
      <w:pPr>
        <w:pStyle w:val="TOC3"/>
        <w:tabs>
          <w:tab w:val="right" w:leader="dot" w:pos="8630"/>
        </w:tabs>
        <w:rPr>
          <w:ins w:id="69" w:author="Claude Nanjo" w:date="2016-11-23T21:01:00Z"/>
          <w:rFonts w:asciiTheme="minorHAnsi" w:eastAsiaTheme="minorEastAsia" w:hAnsiTheme="minorHAnsi" w:cstheme="minorBidi"/>
          <w:noProof/>
          <w:color w:val="auto"/>
          <w:sz w:val="24"/>
          <w:szCs w:val="24"/>
          <w:lang w:val="en-US" w:eastAsia="ja-JP"/>
        </w:rPr>
      </w:pPr>
      <w:ins w:id="70" w:author="Claude Nanjo" w:date="2016-11-23T21:01:00Z">
        <w:r>
          <w:rPr>
            <w:noProof/>
          </w:rPr>
          <w:t>The CIMI Procedure pattern</w:t>
        </w:r>
        <w:r>
          <w:rPr>
            <w:noProof/>
          </w:rPr>
          <w:tab/>
        </w:r>
        <w:r>
          <w:rPr>
            <w:noProof/>
          </w:rPr>
          <w:fldChar w:fldCharType="begin"/>
        </w:r>
        <w:r>
          <w:rPr>
            <w:noProof/>
          </w:rPr>
          <w:instrText xml:space="preserve"> PAGEREF _Toc341554268 \h </w:instrText>
        </w:r>
        <w:r>
          <w:rPr>
            <w:noProof/>
          </w:rPr>
        </w:r>
      </w:ins>
      <w:r>
        <w:rPr>
          <w:noProof/>
        </w:rPr>
        <w:fldChar w:fldCharType="separate"/>
      </w:r>
      <w:ins w:id="71" w:author="Claude Nanjo" w:date="2016-11-23T21:01:00Z">
        <w:r>
          <w:rPr>
            <w:noProof/>
          </w:rPr>
          <w:t>28</w:t>
        </w:r>
        <w:r>
          <w:rPr>
            <w:noProof/>
          </w:rPr>
          <w:fldChar w:fldCharType="end"/>
        </w:r>
      </w:ins>
    </w:p>
    <w:p w14:paraId="1186D6DF" w14:textId="77777777" w:rsidR="008275AA" w:rsidRDefault="008275AA">
      <w:pPr>
        <w:pStyle w:val="TOC3"/>
        <w:tabs>
          <w:tab w:val="right" w:leader="dot" w:pos="8630"/>
        </w:tabs>
        <w:rPr>
          <w:ins w:id="72" w:author="Claude Nanjo" w:date="2016-11-23T21:01:00Z"/>
          <w:rFonts w:asciiTheme="minorHAnsi" w:eastAsiaTheme="minorEastAsia" w:hAnsiTheme="minorHAnsi" w:cstheme="minorBidi"/>
          <w:noProof/>
          <w:color w:val="auto"/>
          <w:sz w:val="24"/>
          <w:szCs w:val="24"/>
          <w:lang w:val="en-US" w:eastAsia="ja-JP"/>
        </w:rPr>
      </w:pPr>
      <w:ins w:id="73" w:author="Claude Nanjo" w:date="2016-11-23T21:01:00Z">
        <w:r>
          <w:rPr>
            <w:noProof/>
          </w:rPr>
          <w:t>CIMI Data Structures</w:t>
        </w:r>
        <w:r>
          <w:rPr>
            <w:noProof/>
          </w:rPr>
          <w:tab/>
        </w:r>
        <w:r>
          <w:rPr>
            <w:noProof/>
          </w:rPr>
          <w:fldChar w:fldCharType="begin"/>
        </w:r>
        <w:r>
          <w:rPr>
            <w:noProof/>
          </w:rPr>
          <w:instrText xml:space="preserve"> PAGEREF _Toc341554269 \h </w:instrText>
        </w:r>
        <w:r>
          <w:rPr>
            <w:noProof/>
          </w:rPr>
        </w:r>
      </w:ins>
      <w:r>
        <w:rPr>
          <w:noProof/>
        </w:rPr>
        <w:fldChar w:fldCharType="separate"/>
      </w:r>
      <w:ins w:id="74" w:author="Claude Nanjo" w:date="2016-11-23T21:01:00Z">
        <w:r>
          <w:rPr>
            <w:noProof/>
          </w:rPr>
          <w:t>29</w:t>
        </w:r>
        <w:r>
          <w:rPr>
            <w:noProof/>
          </w:rPr>
          <w:fldChar w:fldCharType="end"/>
        </w:r>
      </w:ins>
    </w:p>
    <w:p w14:paraId="7CEDDFEE" w14:textId="77777777" w:rsidR="008275AA" w:rsidRDefault="008275AA">
      <w:pPr>
        <w:pStyle w:val="TOC1"/>
        <w:rPr>
          <w:ins w:id="75" w:author="Claude Nanjo" w:date="2016-11-23T21:01:00Z"/>
          <w:rFonts w:asciiTheme="minorHAnsi" w:eastAsiaTheme="minorEastAsia" w:hAnsiTheme="minorHAnsi" w:cstheme="minorBidi"/>
          <w:noProof/>
          <w:color w:val="auto"/>
          <w:sz w:val="24"/>
          <w:szCs w:val="24"/>
          <w:lang w:val="en-US" w:eastAsia="ja-JP"/>
        </w:rPr>
      </w:pPr>
      <w:ins w:id="76" w:author="Claude Nanjo" w:date="2016-11-23T21:01:00Z">
        <w:r>
          <w:rPr>
            <w:noProof/>
          </w:rPr>
          <w:t>An Introduction to CIMI archetypes</w:t>
        </w:r>
        <w:r>
          <w:rPr>
            <w:noProof/>
          </w:rPr>
          <w:tab/>
        </w:r>
        <w:r>
          <w:rPr>
            <w:noProof/>
          </w:rPr>
          <w:fldChar w:fldCharType="begin"/>
        </w:r>
        <w:r>
          <w:rPr>
            <w:noProof/>
          </w:rPr>
          <w:instrText xml:space="preserve"> PAGEREF _Toc341554270 \h </w:instrText>
        </w:r>
        <w:r>
          <w:rPr>
            <w:noProof/>
          </w:rPr>
        </w:r>
      </w:ins>
      <w:r>
        <w:rPr>
          <w:noProof/>
        </w:rPr>
        <w:fldChar w:fldCharType="separate"/>
      </w:r>
      <w:ins w:id="77" w:author="Claude Nanjo" w:date="2016-11-23T21:01:00Z">
        <w:r>
          <w:rPr>
            <w:noProof/>
          </w:rPr>
          <w:t>34</w:t>
        </w:r>
        <w:r>
          <w:rPr>
            <w:noProof/>
          </w:rPr>
          <w:fldChar w:fldCharType="end"/>
        </w:r>
      </w:ins>
    </w:p>
    <w:p w14:paraId="4CB4B322" w14:textId="77777777" w:rsidR="008275AA" w:rsidRDefault="008275AA">
      <w:pPr>
        <w:pStyle w:val="TOC1"/>
        <w:rPr>
          <w:ins w:id="78" w:author="Claude Nanjo" w:date="2016-11-23T21:01:00Z"/>
          <w:rFonts w:asciiTheme="minorHAnsi" w:eastAsiaTheme="minorEastAsia" w:hAnsiTheme="minorHAnsi" w:cstheme="minorBidi"/>
          <w:noProof/>
          <w:color w:val="auto"/>
          <w:sz w:val="24"/>
          <w:szCs w:val="24"/>
          <w:lang w:val="en-US" w:eastAsia="ja-JP"/>
        </w:rPr>
      </w:pPr>
      <w:ins w:id="79" w:author="Claude Nanjo" w:date="2016-11-23T21:01:00Z">
        <w:r>
          <w:rPr>
            <w:noProof/>
          </w:rPr>
          <w:t>The CIMI Style Guide</w:t>
        </w:r>
        <w:r>
          <w:rPr>
            <w:noProof/>
          </w:rPr>
          <w:tab/>
        </w:r>
        <w:r>
          <w:rPr>
            <w:noProof/>
          </w:rPr>
          <w:fldChar w:fldCharType="begin"/>
        </w:r>
        <w:r>
          <w:rPr>
            <w:noProof/>
          </w:rPr>
          <w:instrText xml:space="preserve"> PAGEREF _Toc341554271 \h </w:instrText>
        </w:r>
        <w:r>
          <w:rPr>
            <w:noProof/>
          </w:rPr>
        </w:r>
      </w:ins>
      <w:r>
        <w:rPr>
          <w:noProof/>
        </w:rPr>
        <w:fldChar w:fldCharType="separate"/>
      </w:r>
      <w:ins w:id="80" w:author="Claude Nanjo" w:date="2016-11-23T21:01:00Z">
        <w:r>
          <w:rPr>
            <w:noProof/>
          </w:rPr>
          <w:t>34</w:t>
        </w:r>
        <w:r>
          <w:rPr>
            <w:noProof/>
          </w:rPr>
          <w:fldChar w:fldCharType="end"/>
        </w:r>
      </w:ins>
    </w:p>
    <w:p w14:paraId="4B48FAFD" w14:textId="77777777" w:rsidR="008275AA" w:rsidRDefault="008275AA">
      <w:pPr>
        <w:pStyle w:val="TOC2"/>
        <w:tabs>
          <w:tab w:val="right" w:leader="dot" w:pos="8630"/>
        </w:tabs>
        <w:rPr>
          <w:ins w:id="81" w:author="Claude Nanjo" w:date="2016-11-23T21:01:00Z"/>
          <w:rFonts w:asciiTheme="minorHAnsi" w:eastAsiaTheme="minorEastAsia" w:hAnsiTheme="minorHAnsi" w:cstheme="minorBidi"/>
          <w:noProof/>
          <w:color w:val="auto"/>
          <w:sz w:val="24"/>
          <w:szCs w:val="24"/>
          <w:lang w:val="en-US" w:eastAsia="ja-JP"/>
        </w:rPr>
      </w:pPr>
      <w:ins w:id="82" w:author="Claude Nanjo" w:date="2016-11-23T21:01:00Z">
        <w:r>
          <w:rPr>
            <w:noProof/>
          </w:rPr>
          <w:t>Modelling Layers</w:t>
        </w:r>
        <w:r>
          <w:rPr>
            <w:noProof/>
          </w:rPr>
          <w:tab/>
        </w:r>
        <w:r>
          <w:rPr>
            <w:noProof/>
          </w:rPr>
          <w:fldChar w:fldCharType="begin"/>
        </w:r>
        <w:r>
          <w:rPr>
            <w:noProof/>
          </w:rPr>
          <w:instrText xml:space="preserve"> PAGEREF _Toc341554272 \h </w:instrText>
        </w:r>
        <w:r>
          <w:rPr>
            <w:noProof/>
          </w:rPr>
        </w:r>
      </w:ins>
      <w:r>
        <w:rPr>
          <w:noProof/>
        </w:rPr>
        <w:fldChar w:fldCharType="separate"/>
      </w:r>
      <w:ins w:id="83" w:author="Claude Nanjo" w:date="2016-11-23T21:01:00Z">
        <w:r>
          <w:rPr>
            <w:noProof/>
          </w:rPr>
          <w:t>34</w:t>
        </w:r>
        <w:r>
          <w:rPr>
            <w:noProof/>
          </w:rPr>
          <w:fldChar w:fldCharType="end"/>
        </w:r>
      </w:ins>
    </w:p>
    <w:p w14:paraId="49D19B5E" w14:textId="77777777" w:rsidR="008275AA" w:rsidRDefault="008275AA">
      <w:pPr>
        <w:pStyle w:val="TOC1"/>
        <w:tabs>
          <w:tab w:val="left" w:pos="407"/>
        </w:tabs>
        <w:rPr>
          <w:ins w:id="84" w:author="Claude Nanjo" w:date="2016-11-23T21:01:00Z"/>
          <w:rFonts w:asciiTheme="minorHAnsi" w:eastAsiaTheme="minorEastAsia" w:hAnsiTheme="minorHAnsi" w:cstheme="minorBidi"/>
          <w:noProof/>
          <w:color w:val="auto"/>
          <w:sz w:val="24"/>
          <w:szCs w:val="24"/>
          <w:lang w:val="en-US" w:eastAsia="ja-JP"/>
        </w:rPr>
      </w:pPr>
      <w:ins w:id="85" w:author="Claude Nanjo" w:date="2016-11-23T21:01:00Z">
        <w:r>
          <w:rPr>
            <w:noProof/>
          </w:rPr>
          <w:t>1.</w:t>
        </w:r>
        <w:r>
          <w:rPr>
            <w:rFonts w:asciiTheme="minorHAnsi" w:eastAsiaTheme="minorEastAsia" w:hAnsiTheme="minorHAnsi" w:cstheme="minorBidi"/>
            <w:noProof/>
            <w:color w:val="auto"/>
            <w:sz w:val="24"/>
            <w:szCs w:val="24"/>
            <w:lang w:val="en-US" w:eastAsia="ja-JP"/>
          </w:rPr>
          <w:tab/>
        </w:r>
        <w:r>
          <w:rPr>
            <w:noProof/>
          </w:rPr>
          <w:t>Modelling Patterns</w:t>
        </w:r>
        <w:r>
          <w:rPr>
            <w:noProof/>
          </w:rPr>
          <w:tab/>
        </w:r>
        <w:r>
          <w:rPr>
            <w:noProof/>
          </w:rPr>
          <w:fldChar w:fldCharType="begin"/>
        </w:r>
        <w:r>
          <w:rPr>
            <w:noProof/>
          </w:rPr>
          <w:instrText xml:space="preserve"> PAGEREF _Toc341554273 \h </w:instrText>
        </w:r>
        <w:r>
          <w:rPr>
            <w:noProof/>
          </w:rPr>
        </w:r>
      </w:ins>
      <w:r>
        <w:rPr>
          <w:noProof/>
        </w:rPr>
        <w:fldChar w:fldCharType="separate"/>
      </w:r>
      <w:ins w:id="86" w:author="Claude Nanjo" w:date="2016-11-23T21:01:00Z">
        <w:r>
          <w:rPr>
            <w:noProof/>
          </w:rPr>
          <w:t>35</w:t>
        </w:r>
        <w:r>
          <w:rPr>
            <w:noProof/>
          </w:rPr>
          <w:fldChar w:fldCharType="end"/>
        </w:r>
      </w:ins>
    </w:p>
    <w:p w14:paraId="09424EBA" w14:textId="77777777" w:rsidR="008275AA" w:rsidRDefault="008275AA">
      <w:pPr>
        <w:pStyle w:val="TOC1"/>
        <w:tabs>
          <w:tab w:val="left" w:pos="574"/>
        </w:tabs>
        <w:rPr>
          <w:ins w:id="87" w:author="Claude Nanjo" w:date="2016-11-23T21:01:00Z"/>
          <w:rFonts w:asciiTheme="minorHAnsi" w:eastAsiaTheme="minorEastAsia" w:hAnsiTheme="minorHAnsi" w:cstheme="minorBidi"/>
          <w:noProof/>
          <w:color w:val="auto"/>
          <w:sz w:val="24"/>
          <w:szCs w:val="24"/>
          <w:lang w:val="en-US" w:eastAsia="ja-JP"/>
        </w:rPr>
      </w:pPr>
      <w:ins w:id="88" w:author="Claude Nanjo" w:date="2016-11-23T21:01:00Z">
        <w:r>
          <w:rPr>
            <w:noProof/>
          </w:rPr>
          <w:t>5.1.</w:t>
        </w:r>
        <w:r>
          <w:rPr>
            <w:rFonts w:asciiTheme="minorHAnsi" w:eastAsiaTheme="minorEastAsia" w:hAnsiTheme="minorHAnsi" w:cstheme="minorBidi"/>
            <w:noProof/>
            <w:color w:val="auto"/>
            <w:sz w:val="24"/>
            <w:szCs w:val="24"/>
            <w:lang w:val="en-US" w:eastAsia="ja-JP"/>
          </w:rPr>
          <w:tab/>
        </w:r>
        <w:r>
          <w:rPr>
            <w:noProof/>
          </w:rPr>
          <w:t>Cluster Patterns</w:t>
        </w:r>
        <w:r>
          <w:rPr>
            <w:noProof/>
          </w:rPr>
          <w:tab/>
        </w:r>
        <w:r>
          <w:rPr>
            <w:noProof/>
          </w:rPr>
          <w:fldChar w:fldCharType="begin"/>
        </w:r>
        <w:r>
          <w:rPr>
            <w:noProof/>
          </w:rPr>
          <w:instrText xml:space="preserve"> PAGEREF _Toc341554274 \h </w:instrText>
        </w:r>
        <w:r>
          <w:rPr>
            <w:noProof/>
          </w:rPr>
        </w:r>
      </w:ins>
      <w:r>
        <w:rPr>
          <w:noProof/>
        </w:rPr>
        <w:fldChar w:fldCharType="separate"/>
      </w:r>
      <w:ins w:id="89" w:author="Claude Nanjo" w:date="2016-11-23T21:01:00Z">
        <w:r>
          <w:rPr>
            <w:noProof/>
          </w:rPr>
          <w:t>35</w:t>
        </w:r>
        <w:r>
          <w:rPr>
            <w:noProof/>
          </w:rPr>
          <w:fldChar w:fldCharType="end"/>
        </w:r>
      </w:ins>
    </w:p>
    <w:p w14:paraId="4FD2E66C" w14:textId="77777777" w:rsidR="008275AA" w:rsidRDefault="008275AA">
      <w:pPr>
        <w:pStyle w:val="TOC1"/>
        <w:tabs>
          <w:tab w:val="left" w:pos="574"/>
        </w:tabs>
        <w:rPr>
          <w:ins w:id="90" w:author="Claude Nanjo" w:date="2016-11-23T21:01:00Z"/>
          <w:rFonts w:asciiTheme="minorHAnsi" w:eastAsiaTheme="minorEastAsia" w:hAnsiTheme="minorHAnsi" w:cstheme="minorBidi"/>
          <w:noProof/>
          <w:color w:val="auto"/>
          <w:sz w:val="24"/>
          <w:szCs w:val="24"/>
          <w:lang w:val="en-US" w:eastAsia="ja-JP"/>
        </w:rPr>
      </w:pPr>
      <w:ins w:id="91" w:author="Claude Nanjo" w:date="2016-11-23T21:01:00Z">
        <w:r>
          <w:rPr>
            <w:noProof/>
          </w:rPr>
          <w:t>5.2.</w:t>
        </w:r>
        <w:r>
          <w:rPr>
            <w:rFonts w:asciiTheme="minorHAnsi" w:eastAsiaTheme="minorEastAsia" w:hAnsiTheme="minorHAnsi" w:cstheme="minorBidi"/>
            <w:noProof/>
            <w:color w:val="auto"/>
            <w:sz w:val="24"/>
            <w:szCs w:val="24"/>
            <w:lang w:val="en-US" w:eastAsia="ja-JP"/>
          </w:rPr>
          <w:tab/>
        </w:r>
        <w:r>
          <w:rPr>
            <w:noProof/>
          </w:rPr>
          <w:t>Entry Patterns</w:t>
        </w:r>
        <w:r>
          <w:rPr>
            <w:noProof/>
          </w:rPr>
          <w:tab/>
        </w:r>
        <w:r>
          <w:rPr>
            <w:noProof/>
          </w:rPr>
          <w:fldChar w:fldCharType="begin"/>
        </w:r>
        <w:r>
          <w:rPr>
            <w:noProof/>
          </w:rPr>
          <w:instrText xml:space="preserve"> PAGEREF _Toc341554275 \h </w:instrText>
        </w:r>
        <w:r>
          <w:rPr>
            <w:noProof/>
          </w:rPr>
        </w:r>
      </w:ins>
      <w:r>
        <w:rPr>
          <w:noProof/>
        </w:rPr>
        <w:fldChar w:fldCharType="separate"/>
      </w:r>
      <w:ins w:id="92" w:author="Claude Nanjo" w:date="2016-11-23T21:01:00Z">
        <w:r>
          <w:rPr>
            <w:noProof/>
          </w:rPr>
          <w:t>35</w:t>
        </w:r>
        <w:r>
          <w:rPr>
            <w:noProof/>
          </w:rPr>
          <w:fldChar w:fldCharType="end"/>
        </w:r>
      </w:ins>
    </w:p>
    <w:p w14:paraId="68DEA78E" w14:textId="77777777" w:rsidR="008275AA" w:rsidRDefault="008275AA">
      <w:pPr>
        <w:pStyle w:val="TOC1"/>
        <w:tabs>
          <w:tab w:val="left" w:pos="574"/>
        </w:tabs>
        <w:rPr>
          <w:ins w:id="93" w:author="Claude Nanjo" w:date="2016-11-23T21:01:00Z"/>
          <w:rFonts w:asciiTheme="minorHAnsi" w:eastAsiaTheme="minorEastAsia" w:hAnsiTheme="minorHAnsi" w:cstheme="minorBidi"/>
          <w:noProof/>
          <w:color w:val="auto"/>
          <w:sz w:val="24"/>
          <w:szCs w:val="24"/>
          <w:lang w:val="en-US" w:eastAsia="ja-JP"/>
        </w:rPr>
      </w:pPr>
      <w:ins w:id="94" w:author="Claude Nanjo" w:date="2016-11-23T21:01:00Z">
        <w:r>
          <w:rPr>
            <w:noProof/>
          </w:rPr>
          <w:t>5.3.</w:t>
        </w:r>
        <w:r>
          <w:rPr>
            <w:rFonts w:asciiTheme="minorHAnsi" w:eastAsiaTheme="minorEastAsia" w:hAnsiTheme="minorHAnsi" w:cstheme="minorBidi"/>
            <w:noProof/>
            <w:color w:val="auto"/>
            <w:sz w:val="24"/>
            <w:szCs w:val="24"/>
            <w:lang w:val="en-US" w:eastAsia="ja-JP"/>
          </w:rPr>
          <w:tab/>
        </w:r>
        <w:r>
          <w:rPr>
            <w:noProof/>
          </w:rPr>
          <w:t>Section Patterns</w:t>
        </w:r>
        <w:r>
          <w:rPr>
            <w:noProof/>
          </w:rPr>
          <w:tab/>
        </w:r>
        <w:r>
          <w:rPr>
            <w:noProof/>
          </w:rPr>
          <w:fldChar w:fldCharType="begin"/>
        </w:r>
        <w:r>
          <w:rPr>
            <w:noProof/>
          </w:rPr>
          <w:instrText xml:space="preserve"> PAGEREF _Toc341554276 \h </w:instrText>
        </w:r>
        <w:r>
          <w:rPr>
            <w:noProof/>
          </w:rPr>
        </w:r>
      </w:ins>
      <w:r>
        <w:rPr>
          <w:noProof/>
        </w:rPr>
        <w:fldChar w:fldCharType="separate"/>
      </w:r>
      <w:ins w:id="95" w:author="Claude Nanjo" w:date="2016-11-23T21:01:00Z">
        <w:r>
          <w:rPr>
            <w:noProof/>
          </w:rPr>
          <w:t>35</w:t>
        </w:r>
        <w:r>
          <w:rPr>
            <w:noProof/>
          </w:rPr>
          <w:fldChar w:fldCharType="end"/>
        </w:r>
      </w:ins>
    </w:p>
    <w:p w14:paraId="40CEE91F" w14:textId="77777777" w:rsidR="008275AA" w:rsidRDefault="008275AA">
      <w:pPr>
        <w:pStyle w:val="TOC2"/>
        <w:tabs>
          <w:tab w:val="right" w:leader="dot" w:pos="8630"/>
        </w:tabs>
        <w:rPr>
          <w:ins w:id="96" w:author="Claude Nanjo" w:date="2016-11-23T21:01:00Z"/>
          <w:rFonts w:asciiTheme="minorHAnsi" w:eastAsiaTheme="minorEastAsia" w:hAnsiTheme="minorHAnsi" w:cstheme="minorBidi"/>
          <w:noProof/>
          <w:color w:val="auto"/>
          <w:sz w:val="24"/>
          <w:szCs w:val="24"/>
          <w:lang w:val="en-US" w:eastAsia="ja-JP"/>
        </w:rPr>
      </w:pPr>
      <w:ins w:id="97" w:author="Claude Nanjo" w:date="2016-11-23T21:01:00Z">
        <w:r>
          <w:rPr>
            <w:noProof/>
          </w:rPr>
          <w:t>Evaluations</w:t>
        </w:r>
        <w:r>
          <w:rPr>
            <w:noProof/>
          </w:rPr>
          <w:tab/>
        </w:r>
        <w:r>
          <w:rPr>
            <w:noProof/>
          </w:rPr>
          <w:fldChar w:fldCharType="begin"/>
        </w:r>
        <w:r>
          <w:rPr>
            <w:noProof/>
          </w:rPr>
          <w:instrText xml:space="preserve"> PAGEREF _Toc341554277 \h </w:instrText>
        </w:r>
        <w:r>
          <w:rPr>
            <w:noProof/>
          </w:rPr>
        </w:r>
      </w:ins>
      <w:r>
        <w:rPr>
          <w:noProof/>
        </w:rPr>
        <w:fldChar w:fldCharType="separate"/>
      </w:r>
      <w:ins w:id="98" w:author="Claude Nanjo" w:date="2016-11-23T21:01:00Z">
        <w:r>
          <w:rPr>
            <w:noProof/>
          </w:rPr>
          <w:t>35</w:t>
        </w:r>
        <w:r>
          <w:rPr>
            <w:noProof/>
          </w:rPr>
          <w:fldChar w:fldCharType="end"/>
        </w:r>
      </w:ins>
    </w:p>
    <w:p w14:paraId="5CD231BC" w14:textId="77777777" w:rsidR="008275AA" w:rsidRDefault="008275AA">
      <w:pPr>
        <w:pStyle w:val="TOC3"/>
        <w:tabs>
          <w:tab w:val="right" w:leader="dot" w:pos="8630"/>
        </w:tabs>
        <w:rPr>
          <w:ins w:id="99" w:author="Claude Nanjo" w:date="2016-11-23T21:01:00Z"/>
          <w:rFonts w:asciiTheme="minorHAnsi" w:eastAsiaTheme="minorEastAsia" w:hAnsiTheme="minorHAnsi" w:cstheme="minorBidi"/>
          <w:noProof/>
          <w:color w:val="auto"/>
          <w:sz w:val="24"/>
          <w:szCs w:val="24"/>
          <w:lang w:val="en-US" w:eastAsia="ja-JP"/>
        </w:rPr>
      </w:pPr>
      <w:ins w:id="100" w:author="Claude Nanjo" w:date="2016-11-23T21:01:00Z">
        <w:r>
          <w:rPr>
            <w:noProof/>
          </w:rPr>
          <w:t>Evaluation Subtypes</w:t>
        </w:r>
        <w:r>
          <w:rPr>
            <w:noProof/>
          </w:rPr>
          <w:tab/>
        </w:r>
        <w:r>
          <w:rPr>
            <w:noProof/>
          </w:rPr>
          <w:fldChar w:fldCharType="begin"/>
        </w:r>
        <w:r>
          <w:rPr>
            <w:noProof/>
          </w:rPr>
          <w:instrText xml:space="preserve"> PAGEREF _Toc341554278 \h </w:instrText>
        </w:r>
        <w:r>
          <w:rPr>
            <w:noProof/>
          </w:rPr>
        </w:r>
      </w:ins>
      <w:r>
        <w:rPr>
          <w:noProof/>
        </w:rPr>
        <w:fldChar w:fldCharType="separate"/>
      </w:r>
      <w:ins w:id="101" w:author="Claude Nanjo" w:date="2016-11-23T21:01:00Z">
        <w:r>
          <w:rPr>
            <w:noProof/>
          </w:rPr>
          <w:t>36</w:t>
        </w:r>
        <w:r>
          <w:rPr>
            <w:noProof/>
          </w:rPr>
          <w:fldChar w:fldCharType="end"/>
        </w:r>
      </w:ins>
    </w:p>
    <w:p w14:paraId="06CAF395" w14:textId="77777777" w:rsidR="008275AA" w:rsidRDefault="008275AA">
      <w:pPr>
        <w:pStyle w:val="TOC2"/>
        <w:tabs>
          <w:tab w:val="right" w:leader="dot" w:pos="8630"/>
        </w:tabs>
        <w:rPr>
          <w:ins w:id="102" w:author="Claude Nanjo" w:date="2016-11-23T21:01:00Z"/>
          <w:rFonts w:asciiTheme="minorHAnsi" w:eastAsiaTheme="minorEastAsia" w:hAnsiTheme="minorHAnsi" w:cstheme="minorBidi"/>
          <w:noProof/>
          <w:color w:val="auto"/>
          <w:sz w:val="24"/>
          <w:szCs w:val="24"/>
          <w:lang w:val="en-US" w:eastAsia="ja-JP"/>
        </w:rPr>
      </w:pPr>
      <w:ins w:id="103" w:author="Claude Nanjo" w:date="2016-11-23T21:01:00Z">
        <w:r>
          <w:rPr>
            <w:noProof/>
          </w:rPr>
          <w:t>Assertions</w:t>
        </w:r>
        <w:r>
          <w:rPr>
            <w:noProof/>
          </w:rPr>
          <w:tab/>
        </w:r>
        <w:r>
          <w:rPr>
            <w:noProof/>
          </w:rPr>
          <w:fldChar w:fldCharType="begin"/>
        </w:r>
        <w:r>
          <w:rPr>
            <w:noProof/>
          </w:rPr>
          <w:instrText xml:space="preserve"> PAGEREF _Toc341554279 \h </w:instrText>
        </w:r>
        <w:r>
          <w:rPr>
            <w:noProof/>
          </w:rPr>
        </w:r>
      </w:ins>
      <w:r>
        <w:rPr>
          <w:noProof/>
        </w:rPr>
        <w:fldChar w:fldCharType="separate"/>
      </w:r>
      <w:ins w:id="104" w:author="Claude Nanjo" w:date="2016-11-23T21:01:00Z">
        <w:r>
          <w:rPr>
            <w:noProof/>
          </w:rPr>
          <w:t>36</w:t>
        </w:r>
        <w:r>
          <w:rPr>
            <w:noProof/>
          </w:rPr>
          <w:fldChar w:fldCharType="end"/>
        </w:r>
      </w:ins>
    </w:p>
    <w:p w14:paraId="32EF5F64" w14:textId="77777777" w:rsidR="008275AA" w:rsidRDefault="008275AA">
      <w:pPr>
        <w:pStyle w:val="TOC3"/>
        <w:tabs>
          <w:tab w:val="right" w:leader="dot" w:pos="8630"/>
        </w:tabs>
        <w:rPr>
          <w:ins w:id="105" w:author="Claude Nanjo" w:date="2016-11-23T21:01:00Z"/>
          <w:rFonts w:asciiTheme="minorHAnsi" w:eastAsiaTheme="minorEastAsia" w:hAnsiTheme="minorHAnsi" w:cstheme="minorBidi"/>
          <w:noProof/>
          <w:color w:val="auto"/>
          <w:sz w:val="24"/>
          <w:szCs w:val="24"/>
          <w:lang w:val="en-US" w:eastAsia="ja-JP"/>
        </w:rPr>
      </w:pPr>
      <w:ins w:id="106" w:author="Claude Nanjo" w:date="2016-11-23T21:01:00Z">
        <w:r>
          <w:rPr>
            <w:noProof/>
          </w:rPr>
          <w:t>Assertion Subtypes</w:t>
        </w:r>
        <w:r>
          <w:rPr>
            <w:noProof/>
          </w:rPr>
          <w:tab/>
        </w:r>
        <w:r>
          <w:rPr>
            <w:noProof/>
          </w:rPr>
          <w:fldChar w:fldCharType="begin"/>
        </w:r>
        <w:r>
          <w:rPr>
            <w:noProof/>
          </w:rPr>
          <w:instrText xml:space="preserve"> PAGEREF _Toc341554280 \h </w:instrText>
        </w:r>
        <w:r>
          <w:rPr>
            <w:noProof/>
          </w:rPr>
        </w:r>
      </w:ins>
      <w:r>
        <w:rPr>
          <w:noProof/>
        </w:rPr>
        <w:fldChar w:fldCharType="separate"/>
      </w:r>
      <w:ins w:id="107" w:author="Claude Nanjo" w:date="2016-11-23T21:01:00Z">
        <w:r>
          <w:rPr>
            <w:noProof/>
          </w:rPr>
          <w:t>37</w:t>
        </w:r>
        <w:r>
          <w:rPr>
            <w:noProof/>
          </w:rPr>
          <w:fldChar w:fldCharType="end"/>
        </w:r>
      </w:ins>
    </w:p>
    <w:p w14:paraId="242B4503" w14:textId="77777777" w:rsidR="008275AA" w:rsidRDefault="008275AA">
      <w:pPr>
        <w:pStyle w:val="TOC2"/>
        <w:tabs>
          <w:tab w:val="right" w:leader="dot" w:pos="8630"/>
        </w:tabs>
        <w:rPr>
          <w:ins w:id="108" w:author="Claude Nanjo" w:date="2016-11-23T21:01:00Z"/>
          <w:rFonts w:asciiTheme="minorHAnsi" w:eastAsiaTheme="minorEastAsia" w:hAnsiTheme="minorHAnsi" w:cstheme="minorBidi"/>
          <w:noProof/>
          <w:color w:val="auto"/>
          <w:sz w:val="24"/>
          <w:szCs w:val="24"/>
          <w:lang w:val="en-US" w:eastAsia="ja-JP"/>
        </w:rPr>
      </w:pPr>
      <w:ins w:id="109" w:author="Claude Nanjo" w:date="2016-11-23T21:01:00Z">
        <w:r>
          <w:rPr>
            <w:noProof/>
          </w:rPr>
          <w:t>Procedures</w:t>
        </w:r>
        <w:r>
          <w:rPr>
            <w:noProof/>
          </w:rPr>
          <w:tab/>
        </w:r>
        <w:r>
          <w:rPr>
            <w:noProof/>
          </w:rPr>
          <w:fldChar w:fldCharType="begin"/>
        </w:r>
        <w:r>
          <w:rPr>
            <w:noProof/>
          </w:rPr>
          <w:instrText xml:space="preserve"> PAGEREF _Toc341554281 \h </w:instrText>
        </w:r>
        <w:r>
          <w:rPr>
            <w:noProof/>
          </w:rPr>
        </w:r>
      </w:ins>
      <w:r>
        <w:rPr>
          <w:noProof/>
        </w:rPr>
        <w:fldChar w:fldCharType="separate"/>
      </w:r>
      <w:ins w:id="110" w:author="Claude Nanjo" w:date="2016-11-23T21:01:00Z">
        <w:r>
          <w:rPr>
            <w:noProof/>
          </w:rPr>
          <w:t>39</w:t>
        </w:r>
        <w:r>
          <w:rPr>
            <w:noProof/>
          </w:rPr>
          <w:fldChar w:fldCharType="end"/>
        </w:r>
      </w:ins>
    </w:p>
    <w:p w14:paraId="2B035B15" w14:textId="77777777" w:rsidR="008275AA" w:rsidRDefault="008275AA">
      <w:pPr>
        <w:pStyle w:val="TOC1"/>
        <w:tabs>
          <w:tab w:val="left" w:pos="407"/>
        </w:tabs>
        <w:rPr>
          <w:ins w:id="111" w:author="Claude Nanjo" w:date="2016-11-23T21:01:00Z"/>
          <w:rFonts w:asciiTheme="minorHAnsi" w:eastAsiaTheme="minorEastAsia" w:hAnsiTheme="minorHAnsi" w:cstheme="minorBidi"/>
          <w:noProof/>
          <w:color w:val="auto"/>
          <w:sz w:val="24"/>
          <w:szCs w:val="24"/>
          <w:lang w:val="en-US" w:eastAsia="ja-JP"/>
        </w:rPr>
      </w:pPr>
      <w:ins w:id="112" w:author="Claude Nanjo" w:date="2016-11-23T21:01:00Z">
        <w:r>
          <w:rPr>
            <w:noProof/>
          </w:rPr>
          <w:t>2.</w:t>
        </w:r>
        <w:r>
          <w:rPr>
            <w:rFonts w:asciiTheme="minorHAnsi" w:eastAsiaTheme="minorEastAsia" w:hAnsiTheme="minorHAnsi" w:cstheme="minorBidi"/>
            <w:noProof/>
            <w:color w:val="auto"/>
            <w:sz w:val="24"/>
            <w:szCs w:val="24"/>
            <w:lang w:val="en-US" w:eastAsia="ja-JP"/>
          </w:rPr>
          <w:tab/>
        </w:r>
        <w:r>
          <w:rPr>
            <w:noProof/>
          </w:rPr>
          <w:t>Composition Patterns</w:t>
        </w:r>
        <w:r>
          <w:rPr>
            <w:noProof/>
          </w:rPr>
          <w:tab/>
        </w:r>
        <w:r>
          <w:rPr>
            <w:noProof/>
          </w:rPr>
          <w:fldChar w:fldCharType="begin"/>
        </w:r>
        <w:r>
          <w:rPr>
            <w:noProof/>
          </w:rPr>
          <w:instrText xml:space="preserve"> PAGEREF _Toc341554282 \h </w:instrText>
        </w:r>
        <w:r>
          <w:rPr>
            <w:noProof/>
          </w:rPr>
        </w:r>
      </w:ins>
      <w:r>
        <w:rPr>
          <w:noProof/>
        </w:rPr>
        <w:fldChar w:fldCharType="separate"/>
      </w:r>
      <w:ins w:id="113" w:author="Claude Nanjo" w:date="2016-11-23T21:01:00Z">
        <w:r>
          <w:rPr>
            <w:noProof/>
          </w:rPr>
          <w:t>40</w:t>
        </w:r>
        <w:r>
          <w:rPr>
            <w:noProof/>
          </w:rPr>
          <w:fldChar w:fldCharType="end"/>
        </w:r>
      </w:ins>
    </w:p>
    <w:p w14:paraId="3ACA0A0C" w14:textId="77777777" w:rsidR="008275AA" w:rsidRDefault="008275AA">
      <w:pPr>
        <w:pStyle w:val="TOC1"/>
        <w:tabs>
          <w:tab w:val="left" w:pos="407"/>
        </w:tabs>
        <w:rPr>
          <w:ins w:id="114" w:author="Claude Nanjo" w:date="2016-11-23T21:01:00Z"/>
          <w:rFonts w:asciiTheme="minorHAnsi" w:eastAsiaTheme="minorEastAsia" w:hAnsiTheme="minorHAnsi" w:cstheme="minorBidi"/>
          <w:noProof/>
          <w:color w:val="auto"/>
          <w:sz w:val="24"/>
          <w:szCs w:val="24"/>
          <w:lang w:val="en-US" w:eastAsia="ja-JP"/>
        </w:rPr>
      </w:pPr>
      <w:ins w:id="115" w:author="Claude Nanjo" w:date="2016-11-23T21:01:00Z">
        <w:r>
          <w:rPr>
            <w:noProof/>
          </w:rPr>
          <w:t>2.</w:t>
        </w:r>
        <w:r>
          <w:rPr>
            <w:rFonts w:asciiTheme="minorHAnsi" w:eastAsiaTheme="minorEastAsia" w:hAnsiTheme="minorHAnsi" w:cstheme="minorBidi"/>
            <w:noProof/>
            <w:color w:val="auto"/>
            <w:sz w:val="24"/>
            <w:szCs w:val="24"/>
            <w:lang w:val="en-US" w:eastAsia="ja-JP"/>
          </w:rPr>
          <w:tab/>
        </w:r>
        <w:r>
          <w:rPr>
            <w:noProof/>
          </w:rPr>
          <w:t>Modelling Style</w:t>
        </w:r>
        <w:r>
          <w:rPr>
            <w:noProof/>
          </w:rPr>
          <w:tab/>
        </w:r>
        <w:r>
          <w:rPr>
            <w:noProof/>
          </w:rPr>
          <w:fldChar w:fldCharType="begin"/>
        </w:r>
        <w:r>
          <w:rPr>
            <w:noProof/>
          </w:rPr>
          <w:instrText xml:space="preserve"> PAGEREF _Toc341554283 \h </w:instrText>
        </w:r>
        <w:r>
          <w:rPr>
            <w:noProof/>
          </w:rPr>
        </w:r>
      </w:ins>
      <w:r>
        <w:rPr>
          <w:noProof/>
        </w:rPr>
        <w:fldChar w:fldCharType="separate"/>
      </w:r>
      <w:ins w:id="116" w:author="Claude Nanjo" w:date="2016-11-23T21:01:00Z">
        <w:r>
          <w:rPr>
            <w:noProof/>
          </w:rPr>
          <w:t>41</w:t>
        </w:r>
        <w:r>
          <w:rPr>
            <w:noProof/>
          </w:rPr>
          <w:fldChar w:fldCharType="end"/>
        </w:r>
      </w:ins>
    </w:p>
    <w:p w14:paraId="73F04AE5" w14:textId="77777777" w:rsidR="008275AA" w:rsidRDefault="008275AA">
      <w:pPr>
        <w:pStyle w:val="TOC1"/>
        <w:tabs>
          <w:tab w:val="left" w:pos="574"/>
        </w:tabs>
        <w:rPr>
          <w:ins w:id="117" w:author="Claude Nanjo" w:date="2016-11-23T21:01:00Z"/>
          <w:rFonts w:asciiTheme="minorHAnsi" w:eastAsiaTheme="minorEastAsia" w:hAnsiTheme="minorHAnsi" w:cstheme="minorBidi"/>
          <w:noProof/>
          <w:color w:val="auto"/>
          <w:sz w:val="24"/>
          <w:szCs w:val="24"/>
          <w:lang w:val="en-US" w:eastAsia="ja-JP"/>
        </w:rPr>
      </w:pPr>
      <w:ins w:id="118" w:author="Claude Nanjo" w:date="2016-11-23T21:01:00Z">
        <w:r>
          <w:rPr>
            <w:noProof/>
          </w:rPr>
          <w:t>6.1.</w:t>
        </w:r>
        <w:r>
          <w:rPr>
            <w:rFonts w:asciiTheme="minorHAnsi" w:eastAsiaTheme="minorEastAsia" w:hAnsiTheme="minorHAnsi" w:cstheme="minorBidi"/>
            <w:noProof/>
            <w:color w:val="auto"/>
            <w:sz w:val="24"/>
            <w:szCs w:val="24"/>
            <w:lang w:val="en-US" w:eastAsia="ja-JP"/>
          </w:rPr>
          <w:tab/>
        </w:r>
        <w:r>
          <w:rPr>
            <w:noProof/>
          </w:rPr>
          <w:t>Quality Criteria</w:t>
        </w:r>
        <w:r>
          <w:rPr>
            <w:noProof/>
          </w:rPr>
          <w:tab/>
        </w:r>
        <w:r>
          <w:rPr>
            <w:noProof/>
          </w:rPr>
          <w:fldChar w:fldCharType="begin"/>
        </w:r>
        <w:r>
          <w:rPr>
            <w:noProof/>
          </w:rPr>
          <w:instrText xml:space="preserve"> PAGEREF _Toc341554284 \h </w:instrText>
        </w:r>
        <w:r>
          <w:rPr>
            <w:noProof/>
          </w:rPr>
        </w:r>
      </w:ins>
      <w:r>
        <w:rPr>
          <w:noProof/>
        </w:rPr>
        <w:fldChar w:fldCharType="separate"/>
      </w:r>
      <w:ins w:id="119" w:author="Claude Nanjo" w:date="2016-11-23T21:01:00Z">
        <w:r>
          <w:rPr>
            <w:noProof/>
          </w:rPr>
          <w:t>41</w:t>
        </w:r>
        <w:r>
          <w:rPr>
            <w:noProof/>
          </w:rPr>
          <w:fldChar w:fldCharType="end"/>
        </w:r>
      </w:ins>
    </w:p>
    <w:p w14:paraId="6476198B" w14:textId="77777777" w:rsidR="008275AA" w:rsidRDefault="008275AA">
      <w:pPr>
        <w:pStyle w:val="TOC1"/>
        <w:tabs>
          <w:tab w:val="left" w:pos="574"/>
        </w:tabs>
        <w:rPr>
          <w:ins w:id="120" w:author="Claude Nanjo" w:date="2016-11-23T21:01:00Z"/>
          <w:rFonts w:asciiTheme="minorHAnsi" w:eastAsiaTheme="minorEastAsia" w:hAnsiTheme="minorHAnsi" w:cstheme="minorBidi"/>
          <w:noProof/>
          <w:color w:val="auto"/>
          <w:sz w:val="24"/>
          <w:szCs w:val="24"/>
          <w:lang w:val="en-US" w:eastAsia="ja-JP"/>
        </w:rPr>
      </w:pPr>
      <w:ins w:id="121" w:author="Claude Nanjo" w:date="2016-11-23T21:01:00Z">
        <w:r>
          <w:rPr>
            <w:noProof/>
          </w:rPr>
          <w:t>6.2.</w:t>
        </w:r>
        <w:r>
          <w:rPr>
            <w:rFonts w:asciiTheme="minorHAnsi" w:eastAsiaTheme="minorEastAsia" w:hAnsiTheme="minorHAnsi" w:cstheme="minorBidi"/>
            <w:noProof/>
            <w:color w:val="auto"/>
            <w:sz w:val="24"/>
            <w:szCs w:val="24"/>
            <w:lang w:val="en-US" w:eastAsia="ja-JP"/>
          </w:rPr>
          <w:tab/>
        </w:r>
        <w:r>
          <w:rPr>
            <w:noProof/>
          </w:rPr>
          <w:t>Scope of Clinical Models</w:t>
        </w:r>
        <w:r>
          <w:rPr>
            <w:noProof/>
          </w:rPr>
          <w:tab/>
        </w:r>
        <w:r>
          <w:rPr>
            <w:noProof/>
          </w:rPr>
          <w:fldChar w:fldCharType="begin"/>
        </w:r>
        <w:r>
          <w:rPr>
            <w:noProof/>
          </w:rPr>
          <w:instrText xml:space="preserve"> PAGEREF _Toc341554285 \h </w:instrText>
        </w:r>
        <w:r>
          <w:rPr>
            <w:noProof/>
          </w:rPr>
        </w:r>
      </w:ins>
      <w:r>
        <w:rPr>
          <w:noProof/>
        </w:rPr>
        <w:fldChar w:fldCharType="separate"/>
      </w:r>
      <w:ins w:id="122" w:author="Claude Nanjo" w:date="2016-11-23T21:01:00Z">
        <w:r>
          <w:rPr>
            <w:noProof/>
          </w:rPr>
          <w:t>41</w:t>
        </w:r>
        <w:r>
          <w:rPr>
            <w:noProof/>
          </w:rPr>
          <w:fldChar w:fldCharType="end"/>
        </w:r>
      </w:ins>
    </w:p>
    <w:p w14:paraId="21BEC822" w14:textId="77777777" w:rsidR="008275AA" w:rsidRDefault="008275AA">
      <w:pPr>
        <w:pStyle w:val="TOC1"/>
        <w:tabs>
          <w:tab w:val="left" w:pos="574"/>
        </w:tabs>
        <w:rPr>
          <w:ins w:id="123" w:author="Claude Nanjo" w:date="2016-11-23T21:01:00Z"/>
          <w:rFonts w:asciiTheme="minorHAnsi" w:eastAsiaTheme="minorEastAsia" w:hAnsiTheme="minorHAnsi" w:cstheme="minorBidi"/>
          <w:noProof/>
          <w:color w:val="auto"/>
          <w:sz w:val="24"/>
          <w:szCs w:val="24"/>
          <w:lang w:val="en-US" w:eastAsia="ja-JP"/>
        </w:rPr>
      </w:pPr>
      <w:ins w:id="124" w:author="Claude Nanjo" w:date="2016-11-23T21:01:00Z">
        <w:r>
          <w:rPr>
            <w:noProof/>
          </w:rPr>
          <w:t>6.3.</w:t>
        </w:r>
        <w:r>
          <w:rPr>
            <w:rFonts w:asciiTheme="minorHAnsi" w:eastAsiaTheme="minorEastAsia" w:hAnsiTheme="minorHAnsi" w:cstheme="minorBidi"/>
            <w:noProof/>
            <w:color w:val="auto"/>
            <w:sz w:val="24"/>
            <w:szCs w:val="24"/>
            <w:lang w:val="en-US" w:eastAsia="ja-JP"/>
          </w:rPr>
          <w:tab/>
        </w:r>
        <w:r>
          <w:rPr>
            <w:noProof/>
          </w:rPr>
          <w:t>Granularity of Clinical Models</w:t>
        </w:r>
        <w:r>
          <w:rPr>
            <w:noProof/>
          </w:rPr>
          <w:tab/>
        </w:r>
        <w:r>
          <w:rPr>
            <w:noProof/>
          </w:rPr>
          <w:fldChar w:fldCharType="begin"/>
        </w:r>
        <w:r>
          <w:rPr>
            <w:noProof/>
          </w:rPr>
          <w:instrText xml:space="preserve"> PAGEREF _Toc341554286 \h </w:instrText>
        </w:r>
        <w:r>
          <w:rPr>
            <w:noProof/>
          </w:rPr>
        </w:r>
      </w:ins>
      <w:r>
        <w:rPr>
          <w:noProof/>
        </w:rPr>
        <w:fldChar w:fldCharType="separate"/>
      </w:r>
      <w:ins w:id="125" w:author="Claude Nanjo" w:date="2016-11-23T21:01:00Z">
        <w:r>
          <w:rPr>
            <w:noProof/>
          </w:rPr>
          <w:t>42</w:t>
        </w:r>
        <w:r>
          <w:rPr>
            <w:noProof/>
          </w:rPr>
          <w:fldChar w:fldCharType="end"/>
        </w:r>
      </w:ins>
    </w:p>
    <w:p w14:paraId="2F1083A3" w14:textId="77777777" w:rsidR="008275AA" w:rsidRDefault="008275AA">
      <w:pPr>
        <w:pStyle w:val="TOC1"/>
        <w:tabs>
          <w:tab w:val="left" w:pos="574"/>
        </w:tabs>
        <w:rPr>
          <w:ins w:id="126" w:author="Claude Nanjo" w:date="2016-11-23T21:01:00Z"/>
          <w:rFonts w:asciiTheme="minorHAnsi" w:eastAsiaTheme="minorEastAsia" w:hAnsiTheme="minorHAnsi" w:cstheme="minorBidi"/>
          <w:noProof/>
          <w:color w:val="auto"/>
          <w:sz w:val="24"/>
          <w:szCs w:val="24"/>
          <w:lang w:val="en-US" w:eastAsia="ja-JP"/>
        </w:rPr>
      </w:pPr>
      <w:ins w:id="127" w:author="Claude Nanjo" w:date="2016-11-23T21:01:00Z">
        <w:r>
          <w:rPr>
            <w:noProof/>
          </w:rPr>
          <w:t>6.4.</w:t>
        </w:r>
        <w:r>
          <w:rPr>
            <w:rFonts w:asciiTheme="minorHAnsi" w:eastAsiaTheme="minorEastAsia" w:hAnsiTheme="minorHAnsi" w:cstheme="minorBidi"/>
            <w:noProof/>
            <w:color w:val="auto"/>
            <w:sz w:val="24"/>
            <w:szCs w:val="24"/>
            <w:lang w:val="en-US" w:eastAsia="ja-JP"/>
          </w:rPr>
          <w:tab/>
        </w:r>
        <w:r>
          <w:rPr>
            <w:noProof/>
          </w:rPr>
          <w:t>Consistency and Reuse</w:t>
        </w:r>
        <w:r>
          <w:rPr>
            <w:noProof/>
          </w:rPr>
          <w:tab/>
        </w:r>
        <w:r>
          <w:rPr>
            <w:noProof/>
          </w:rPr>
          <w:fldChar w:fldCharType="begin"/>
        </w:r>
        <w:r>
          <w:rPr>
            <w:noProof/>
          </w:rPr>
          <w:instrText xml:space="preserve"> PAGEREF _Toc341554287 \h </w:instrText>
        </w:r>
        <w:r>
          <w:rPr>
            <w:noProof/>
          </w:rPr>
        </w:r>
      </w:ins>
      <w:r>
        <w:rPr>
          <w:noProof/>
        </w:rPr>
        <w:fldChar w:fldCharType="separate"/>
      </w:r>
      <w:ins w:id="128" w:author="Claude Nanjo" w:date="2016-11-23T21:01:00Z">
        <w:r>
          <w:rPr>
            <w:noProof/>
          </w:rPr>
          <w:t>42</w:t>
        </w:r>
        <w:r>
          <w:rPr>
            <w:noProof/>
          </w:rPr>
          <w:fldChar w:fldCharType="end"/>
        </w:r>
      </w:ins>
    </w:p>
    <w:p w14:paraId="2796E267" w14:textId="77777777" w:rsidR="008275AA" w:rsidRDefault="008275AA">
      <w:pPr>
        <w:pStyle w:val="TOC1"/>
        <w:tabs>
          <w:tab w:val="left" w:pos="574"/>
        </w:tabs>
        <w:rPr>
          <w:ins w:id="129" w:author="Claude Nanjo" w:date="2016-11-23T21:01:00Z"/>
          <w:rFonts w:asciiTheme="minorHAnsi" w:eastAsiaTheme="minorEastAsia" w:hAnsiTheme="minorHAnsi" w:cstheme="minorBidi"/>
          <w:noProof/>
          <w:color w:val="auto"/>
          <w:sz w:val="24"/>
          <w:szCs w:val="24"/>
          <w:lang w:val="en-US" w:eastAsia="ja-JP"/>
        </w:rPr>
      </w:pPr>
      <w:ins w:id="130" w:author="Claude Nanjo" w:date="2016-11-23T21:01:00Z">
        <w:r>
          <w:rPr>
            <w:noProof/>
          </w:rPr>
          <w:t>6.5.</w:t>
        </w:r>
        <w:r>
          <w:rPr>
            <w:rFonts w:asciiTheme="minorHAnsi" w:eastAsiaTheme="minorEastAsia" w:hAnsiTheme="minorHAnsi" w:cstheme="minorBidi"/>
            <w:noProof/>
            <w:color w:val="auto"/>
            <w:sz w:val="24"/>
            <w:szCs w:val="24"/>
            <w:lang w:val="en-US" w:eastAsia="ja-JP"/>
          </w:rPr>
          <w:tab/>
        </w:r>
        <w:r>
          <w:rPr>
            <w:noProof/>
          </w:rPr>
          <w:t>Isosemantic Models</w:t>
        </w:r>
        <w:r>
          <w:rPr>
            <w:noProof/>
          </w:rPr>
          <w:tab/>
        </w:r>
        <w:r>
          <w:rPr>
            <w:noProof/>
          </w:rPr>
          <w:fldChar w:fldCharType="begin"/>
        </w:r>
        <w:r>
          <w:rPr>
            <w:noProof/>
          </w:rPr>
          <w:instrText xml:space="preserve"> PAGEREF _Toc341554288 \h </w:instrText>
        </w:r>
        <w:r>
          <w:rPr>
            <w:noProof/>
          </w:rPr>
        </w:r>
      </w:ins>
      <w:r>
        <w:rPr>
          <w:noProof/>
        </w:rPr>
        <w:fldChar w:fldCharType="separate"/>
      </w:r>
      <w:ins w:id="131" w:author="Claude Nanjo" w:date="2016-11-23T21:01:00Z">
        <w:r>
          <w:rPr>
            <w:noProof/>
          </w:rPr>
          <w:t>42</w:t>
        </w:r>
        <w:r>
          <w:rPr>
            <w:noProof/>
          </w:rPr>
          <w:fldChar w:fldCharType="end"/>
        </w:r>
      </w:ins>
    </w:p>
    <w:p w14:paraId="62784941" w14:textId="77777777" w:rsidR="008275AA" w:rsidRDefault="008275AA">
      <w:pPr>
        <w:pStyle w:val="TOC1"/>
        <w:tabs>
          <w:tab w:val="left" w:pos="574"/>
        </w:tabs>
        <w:rPr>
          <w:ins w:id="132" w:author="Claude Nanjo" w:date="2016-11-23T21:01:00Z"/>
          <w:rFonts w:asciiTheme="minorHAnsi" w:eastAsiaTheme="minorEastAsia" w:hAnsiTheme="minorHAnsi" w:cstheme="minorBidi"/>
          <w:noProof/>
          <w:color w:val="auto"/>
          <w:sz w:val="24"/>
          <w:szCs w:val="24"/>
          <w:lang w:val="en-US" w:eastAsia="ja-JP"/>
        </w:rPr>
      </w:pPr>
      <w:ins w:id="133" w:author="Claude Nanjo" w:date="2016-11-23T21:01:00Z">
        <w:r>
          <w:rPr>
            <w:noProof/>
          </w:rPr>
          <w:t>6.6.</w:t>
        </w:r>
        <w:r>
          <w:rPr>
            <w:rFonts w:asciiTheme="minorHAnsi" w:eastAsiaTheme="minorEastAsia" w:hAnsiTheme="minorHAnsi" w:cstheme="minorBidi"/>
            <w:noProof/>
            <w:color w:val="auto"/>
            <w:sz w:val="24"/>
            <w:szCs w:val="24"/>
            <w:lang w:val="en-US" w:eastAsia="ja-JP"/>
          </w:rPr>
          <w:tab/>
        </w:r>
        <w:r>
          <w:rPr>
            <w:noProof/>
          </w:rPr>
          <w:t>Terminology Binding</w:t>
        </w:r>
        <w:r>
          <w:rPr>
            <w:noProof/>
          </w:rPr>
          <w:tab/>
        </w:r>
        <w:r>
          <w:rPr>
            <w:noProof/>
          </w:rPr>
          <w:fldChar w:fldCharType="begin"/>
        </w:r>
        <w:r>
          <w:rPr>
            <w:noProof/>
          </w:rPr>
          <w:instrText xml:space="preserve"> PAGEREF _Toc341554289 \h </w:instrText>
        </w:r>
        <w:r>
          <w:rPr>
            <w:noProof/>
          </w:rPr>
        </w:r>
      </w:ins>
      <w:r>
        <w:rPr>
          <w:noProof/>
        </w:rPr>
        <w:fldChar w:fldCharType="separate"/>
      </w:r>
      <w:ins w:id="134" w:author="Claude Nanjo" w:date="2016-11-23T21:01:00Z">
        <w:r>
          <w:rPr>
            <w:noProof/>
          </w:rPr>
          <w:t>44</w:t>
        </w:r>
        <w:r>
          <w:rPr>
            <w:noProof/>
          </w:rPr>
          <w:fldChar w:fldCharType="end"/>
        </w:r>
      </w:ins>
    </w:p>
    <w:p w14:paraId="3B9F3986" w14:textId="77777777" w:rsidR="008275AA" w:rsidRDefault="008275AA">
      <w:pPr>
        <w:pStyle w:val="TOC2"/>
        <w:tabs>
          <w:tab w:val="right" w:leader="dot" w:pos="8630"/>
        </w:tabs>
        <w:rPr>
          <w:ins w:id="135" w:author="Claude Nanjo" w:date="2016-11-23T21:01:00Z"/>
          <w:rFonts w:asciiTheme="minorHAnsi" w:eastAsiaTheme="minorEastAsia" w:hAnsiTheme="minorHAnsi" w:cstheme="minorBidi"/>
          <w:noProof/>
          <w:color w:val="auto"/>
          <w:sz w:val="24"/>
          <w:szCs w:val="24"/>
          <w:lang w:val="en-US" w:eastAsia="ja-JP"/>
        </w:rPr>
      </w:pPr>
      <w:ins w:id="136" w:author="Claude Nanjo" w:date="2016-11-23T21:01:00Z">
        <w:r>
          <w:rPr>
            <w:noProof/>
          </w:rPr>
          <w:t>6.6.1 Terminology Binding Guidelines</w:t>
        </w:r>
        <w:r>
          <w:rPr>
            <w:noProof/>
          </w:rPr>
          <w:tab/>
        </w:r>
        <w:r>
          <w:rPr>
            <w:noProof/>
          </w:rPr>
          <w:fldChar w:fldCharType="begin"/>
        </w:r>
        <w:r>
          <w:rPr>
            <w:noProof/>
          </w:rPr>
          <w:instrText xml:space="preserve"> PAGEREF _Toc341554290 \h </w:instrText>
        </w:r>
        <w:r>
          <w:rPr>
            <w:noProof/>
          </w:rPr>
        </w:r>
      </w:ins>
      <w:r>
        <w:rPr>
          <w:noProof/>
        </w:rPr>
        <w:fldChar w:fldCharType="separate"/>
      </w:r>
      <w:ins w:id="137" w:author="Claude Nanjo" w:date="2016-11-23T21:01:00Z">
        <w:r>
          <w:rPr>
            <w:noProof/>
          </w:rPr>
          <w:t>45</w:t>
        </w:r>
        <w:r>
          <w:rPr>
            <w:noProof/>
          </w:rPr>
          <w:fldChar w:fldCharType="end"/>
        </w:r>
      </w:ins>
    </w:p>
    <w:p w14:paraId="666EADA2" w14:textId="77777777" w:rsidR="008275AA" w:rsidRDefault="008275AA">
      <w:pPr>
        <w:pStyle w:val="TOC3"/>
        <w:tabs>
          <w:tab w:val="right" w:leader="dot" w:pos="8630"/>
        </w:tabs>
        <w:rPr>
          <w:ins w:id="138" w:author="Claude Nanjo" w:date="2016-11-23T21:01:00Z"/>
          <w:rFonts w:asciiTheme="minorHAnsi" w:eastAsiaTheme="minorEastAsia" w:hAnsiTheme="minorHAnsi" w:cstheme="minorBidi"/>
          <w:noProof/>
          <w:color w:val="auto"/>
          <w:sz w:val="24"/>
          <w:szCs w:val="24"/>
          <w:lang w:val="en-US" w:eastAsia="ja-JP"/>
        </w:rPr>
      </w:pPr>
      <w:ins w:id="139" w:author="Claude Nanjo" w:date="2016-11-23T21:01:00Z">
        <w:r>
          <w:rPr>
            <w:noProof/>
          </w:rPr>
          <w:t>Attribute Binding</w:t>
        </w:r>
        <w:r>
          <w:rPr>
            <w:noProof/>
          </w:rPr>
          <w:tab/>
        </w:r>
        <w:r>
          <w:rPr>
            <w:noProof/>
          </w:rPr>
          <w:fldChar w:fldCharType="begin"/>
        </w:r>
        <w:r>
          <w:rPr>
            <w:noProof/>
          </w:rPr>
          <w:instrText xml:space="preserve"> PAGEREF _Toc341554291 \h </w:instrText>
        </w:r>
        <w:r>
          <w:rPr>
            <w:noProof/>
          </w:rPr>
        </w:r>
      </w:ins>
      <w:r>
        <w:rPr>
          <w:noProof/>
        </w:rPr>
        <w:fldChar w:fldCharType="separate"/>
      </w:r>
      <w:ins w:id="140" w:author="Claude Nanjo" w:date="2016-11-23T21:01:00Z">
        <w:r>
          <w:rPr>
            <w:noProof/>
          </w:rPr>
          <w:t>45</w:t>
        </w:r>
        <w:r>
          <w:rPr>
            <w:noProof/>
          </w:rPr>
          <w:fldChar w:fldCharType="end"/>
        </w:r>
      </w:ins>
    </w:p>
    <w:p w14:paraId="3F080588" w14:textId="77777777" w:rsidR="008275AA" w:rsidRDefault="008275AA">
      <w:pPr>
        <w:pStyle w:val="TOC3"/>
        <w:tabs>
          <w:tab w:val="right" w:leader="dot" w:pos="8630"/>
        </w:tabs>
        <w:rPr>
          <w:ins w:id="141" w:author="Claude Nanjo" w:date="2016-11-23T21:01:00Z"/>
          <w:rFonts w:asciiTheme="minorHAnsi" w:eastAsiaTheme="minorEastAsia" w:hAnsiTheme="minorHAnsi" w:cstheme="minorBidi"/>
          <w:noProof/>
          <w:color w:val="auto"/>
          <w:sz w:val="24"/>
          <w:szCs w:val="24"/>
          <w:lang w:val="en-US" w:eastAsia="ja-JP"/>
        </w:rPr>
      </w:pPr>
      <w:ins w:id="142" w:author="Claude Nanjo" w:date="2016-11-23T21:01:00Z">
        <w:r>
          <w:rPr>
            <w:noProof/>
          </w:rPr>
          <w:t>Value Binding</w:t>
        </w:r>
        <w:r>
          <w:rPr>
            <w:noProof/>
          </w:rPr>
          <w:tab/>
        </w:r>
        <w:r>
          <w:rPr>
            <w:noProof/>
          </w:rPr>
          <w:fldChar w:fldCharType="begin"/>
        </w:r>
        <w:r>
          <w:rPr>
            <w:noProof/>
          </w:rPr>
          <w:instrText xml:space="preserve"> PAGEREF _Toc341554292 \h </w:instrText>
        </w:r>
        <w:r>
          <w:rPr>
            <w:noProof/>
          </w:rPr>
        </w:r>
      </w:ins>
      <w:r>
        <w:rPr>
          <w:noProof/>
        </w:rPr>
        <w:fldChar w:fldCharType="separate"/>
      </w:r>
      <w:ins w:id="143" w:author="Claude Nanjo" w:date="2016-11-23T21:01:00Z">
        <w:r>
          <w:rPr>
            <w:noProof/>
          </w:rPr>
          <w:t>46</w:t>
        </w:r>
        <w:r>
          <w:rPr>
            <w:noProof/>
          </w:rPr>
          <w:fldChar w:fldCharType="end"/>
        </w:r>
      </w:ins>
    </w:p>
    <w:p w14:paraId="31C8F88A" w14:textId="77777777" w:rsidR="008275AA" w:rsidRDefault="008275AA">
      <w:pPr>
        <w:pStyle w:val="TOC2"/>
        <w:tabs>
          <w:tab w:val="right" w:leader="dot" w:pos="8630"/>
        </w:tabs>
        <w:rPr>
          <w:ins w:id="144" w:author="Claude Nanjo" w:date="2016-11-23T21:01:00Z"/>
          <w:rFonts w:asciiTheme="minorHAnsi" w:eastAsiaTheme="minorEastAsia" w:hAnsiTheme="minorHAnsi" w:cstheme="minorBidi"/>
          <w:noProof/>
          <w:color w:val="auto"/>
          <w:sz w:val="24"/>
          <w:szCs w:val="24"/>
          <w:lang w:val="en-US" w:eastAsia="ja-JP"/>
        </w:rPr>
      </w:pPr>
      <w:ins w:id="145" w:author="Claude Nanjo" w:date="2016-11-23T21:01:00Z">
        <w:r>
          <w:rPr>
            <w:noProof/>
          </w:rPr>
          <w:t>6.6.4 Linkage Relationships</w:t>
        </w:r>
        <w:r>
          <w:rPr>
            <w:noProof/>
          </w:rPr>
          <w:tab/>
        </w:r>
        <w:r>
          <w:rPr>
            <w:noProof/>
          </w:rPr>
          <w:fldChar w:fldCharType="begin"/>
        </w:r>
        <w:r>
          <w:rPr>
            <w:noProof/>
          </w:rPr>
          <w:instrText xml:space="preserve"> PAGEREF _Toc341554293 \h </w:instrText>
        </w:r>
        <w:r>
          <w:rPr>
            <w:noProof/>
          </w:rPr>
        </w:r>
      </w:ins>
      <w:r>
        <w:rPr>
          <w:noProof/>
        </w:rPr>
        <w:fldChar w:fldCharType="separate"/>
      </w:r>
      <w:ins w:id="146" w:author="Claude Nanjo" w:date="2016-11-23T21:01:00Z">
        <w:r>
          <w:rPr>
            <w:noProof/>
          </w:rPr>
          <w:t>47</w:t>
        </w:r>
        <w:r>
          <w:rPr>
            <w:noProof/>
          </w:rPr>
          <w:fldChar w:fldCharType="end"/>
        </w:r>
      </w:ins>
    </w:p>
    <w:p w14:paraId="05F3A093" w14:textId="77777777" w:rsidR="008275AA" w:rsidRDefault="008275AA">
      <w:pPr>
        <w:pStyle w:val="TOC2"/>
        <w:tabs>
          <w:tab w:val="right" w:leader="dot" w:pos="8630"/>
        </w:tabs>
        <w:rPr>
          <w:ins w:id="147" w:author="Claude Nanjo" w:date="2016-11-23T21:01:00Z"/>
          <w:rFonts w:asciiTheme="minorHAnsi" w:eastAsiaTheme="minorEastAsia" w:hAnsiTheme="minorHAnsi" w:cstheme="minorBidi"/>
          <w:noProof/>
          <w:color w:val="auto"/>
          <w:sz w:val="24"/>
          <w:szCs w:val="24"/>
          <w:lang w:val="en-US" w:eastAsia="ja-JP"/>
        </w:rPr>
      </w:pPr>
      <w:ins w:id="148" w:author="Claude Nanjo" w:date="2016-11-23T21:01:00Z">
        <w:r>
          <w:rPr>
            <w:noProof/>
          </w:rPr>
          <w:t>6.6.5 Linkage Relationships</w:t>
        </w:r>
        <w:r>
          <w:rPr>
            <w:noProof/>
          </w:rPr>
          <w:tab/>
        </w:r>
        <w:r>
          <w:rPr>
            <w:noProof/>
          </w:rPr>
          <w:fldChar w:fldCharType="begin"/>
        </w:r>
        <w:r>
          <w:rPr>
            <w:noProof/>
          </w:rPr>
          <w:instrText xml:space="preserve"> PAGEREF _Toc341554294 \h </w:instrText>
        </w:r>
        <w:r>
          <w:rPr>
            <w:noProof/>
          </w:rPr>
        </w:r>
      </w:ins>
      <w:r>
        <w:rPr>
          <w:noProof/>
        </w:rPr>
        <w:fldChar w:fldCharType="separate"/>
      </w:r>
      <w:ins w:id="149" w:author="Claude Nanjo" w:date="2016-11-23T21:01:00Z">
        <w:r>
          <w:rPr>
            <w:noProof/>
          </w:rPr>
          <w:t>47</w:t>
        </w:r>
        <w:r>
          <w:rPr>
            <w:noProof/>
          </w:rPr>
          <w:fldChar w:fldCharType="end"/>
        </w:r>
      </w:ins>
    </w:p>
    <w:p w14:paraId="6E63E417" w14:textId="77777777" w:rsidR="008275AA" w:rsidRDefault="008275AA">
      <w:pPr>
        <w:pStyle w:val="TOC1"/>
        <w:tabs>
          <w:tab w:val="left" w:pos="574"/>
        </w:tabs>
        <w:rPr>
          <w:ins w:id="150" w:author="Claude Nanjo" w:date="2016-11-23T21:01:00Z"/>
          <w:rFonts w:asciiTheme="minorHAnsi" w:eastAsiaTheme="minorEastAsia" w:hAnsiTheme="minorHAnsi" w:cstheme="minorBidi"/>
          <w:noProof/>
          <w:color w:val="auto"/>
          <w:sz w:val="24"/>
          <w:szCs w:val="24"/>
          <w:lang w:val="en-US" w:eastAsia="ja-JP"/>
        </w:rPr>
      </w:pPr>
      <w:ins w:id="151" w:author="Claude Nanjo" w:date="2016-11-23T21:01:00Z">
        <w:r>
          <w:rPr>
            <w:noProof/>
          </w:rPr>
          <w:t>6.7.</w:t>
        </w:r>
        <w:r>
          <w:rPr>
            <w:rFonts w:asciiTheme="minorHAnsi" w:eastAsiaTheme="minorEastAsia" w:hAnsiTheme="minorHAnsi" w:cstheme="minorBidi"/>
            <w:noProof/>
            <w:color w:val="auto"/>
            <w:sz w:val="24"/>
            <w:szCs w:val="24"/>
            <w:lang w:val="en-US" w:eastAsia="ja-JP"/>
          </w:rPr>
          <w:tab/>
        </w:r>
        <w:r>
          <w:rPr>
            <w:noProof/>
          </w:rPr>
          <w:t>CIMI Alignment with FHIR</w:t>
        </w:r>
        <w:r>
          <w:rPr>
            <w:noProof/>
          </w:rPr>
          <w:tab/>
        </w:r>
        <w:r>
          <w:rPr>
            <w:noProof/>
          </w:rPr>
          <w:fldChar w:fldCharType="begin"/>
        </w:r>
        <w:r>
          <w:rPr>
            <w:noProof/>
          </w:rPr>
          <w:instrText xml:space="preserve"> PAGEREF _Toc341554295 \h </w:instrText>
        </w:r>
        <w:r>
          <w:rPr>
            <w:noProof/>
          </w:rPr>
        </w:r>
      </w:ins>
      <w:r>
        <w:rPr>
          <w:noProof/>
        </w:rPr>
        <w:fldChar w:fldCharType="separate"/>
      </w:r>
      <w:ins w:id="152" w:author="Claude Nanjo" w:date="2016-11-23T21:01:00Z">
        <w:r>
          <w:rPr>
            <w:noProof/>
          </w:rPr>
          <w:t>47</w:t>
        </w:r>
        <w:r>
          <w:rPr>
            <w:noProof/>
          </w:rPr>
          <w:fldChar w:fldCharType="end"/>
        </w:r>
      </w:ins>
    </w:p>
    <w:p w14:paraId="09324B82" w14:textId="77777777" w:rsidR="008275AA" w:rsidRDefault="008275AA">
      <w:pPr>
        <w:pStyle w:val="TOC1"/>
        <w:tabs>
          <w:tab w:val="left" w:pos="407"/>
        </w:tabs>
        <w:rPr>
          <w:ins w:id="153" w:author="Claude Nanjo" w:date="2016-11-23T21:01:00Z"/>
          <w:rFonts w:asciiTheme="minorHAnsi" w:eastAsiaTheme="minorEastAsia" w:hAnsiTheme="minorHAnsi" w:cstheme="minorBidi"/>
          <w:noProof/>
          <w:color w:val="auto"/>
          <w:sz w:val="24"/>
          <w:szCs w:val="24"/>
          <w:lang w:val="en-US" w:eastAsia="ja-JP"/>
        </w:rPr>
      </w:pPr>
      <w:ins w:id="154" w:author="Claude Nanjo" w:date="2016-11-23T21:01:00Z">
        <w:r>
          <w:rPr>
            <w:noProof/>
          </w:rPr>
          <w:t>5.</w:t>
        </w:r>
        <w:r>
          <w:rPr>
            <w:rFonts w:asciiTheme="minorHAnsi" w:eastAsiaTheme="minorEastAsia" w:hAnsiTheme="minorHAnsi" w:cstheme="minorBidi"/>
            <w:noProof/>
            <w:color w:val="auto"/>
            <w:sz w:val="24"/>
            <w:szCs w:val="24"/>
            <w:lang w:val="en-US" w:eastAsia="ja-JP"/>
          </w:rPr>
          <w:tab/>
        </w:r>
        <w:r>
          <w:rPr>
            <w:noProof/>
          </w:rPr>
          <w:t>Modelling Methodology</w:t>
        </w:r>
        <w:r>
          <w:rPr>
            <w:noProof/>
          </w:rPr>
          <w:tab/>
        </w:r>
        <w:r>
          <w:rPr>
            <w:noProof/>
          </w:rPr>
          <w:fldChar w:fldCharType="begin"/>
        </w:r>
        <w:r>
          <w:rPr>
            <w:noProof/>
          </w:rPr>
          <w:instrText xml:space="preserve"> PAGEREF _Toc341554296 \h </w:instrText>
        </w:r>
        <w:r>
          <w:rPr>
            <w:noProof/>
          </w:rPr>
        </w:r>
      </w:ins>
      <w:r>
        <w:rPr>
          <w:noProof/>
        </w:rPr>
        <w:fldChar w:fldCharType="separate"/>
      </w:r>
      <w:ins w:id="155" w:author="Claude Nanjo" w:date="2016-11-23T21:01:00Z">
        <w:r>
          <w:rPr>
            <w:noProof/>
          </w:rPr>
          <w:t>48</w:t>
        </w:r>
        <w:r>
          <w:rPr>
            <w:noProof/>
          </w:rPr>
          <w:fldChar w:fldCharType="end"/>
        </w:r>
      </w:ins>
    </w:p>
    <w:p w14:paraId="39C2E332" w14:textId="77777777" w:rsidR="006E63EC" w:rsidDel="008275AA" w:rsidRDefault="006E63EC">
      <w:pPr>
        <w:pStyle w:val="TOC1"/>
        <w:rPr>
          <w:del w:id="156" w:author="Claude Nanjo" w:date="2016-11-23T21:01:00Z"/>
          <w:rFonts w:asciiTheme="minorHAnsi" w:eastAsiaTheme="minorEastAsia" w:hAnsiTheme="minorHAnsi" w:cstheme="minorBidi"/>
          <w:noProof/>
          <w:color w:val="auto"/>
          <w:sz w:val="24"/>
          <w:szCs w:val="24"/>
          <w:lang w:val="en-US" w:eastAsia="ja-JP"/>
        </w:rPr>
      </w:pPr>
      <w:del w:id="157" w:author="Claude Nanjo" w:date="2016-11-23T21:01:00Z">
        <w:r w:rsidDel="008275AA">
          <w:rPr>
            <w:noProof/>
          </w:rPr>
          <w:delText>Background</w:delText>
        </w:r>
        <w:r w:rsidDel="008275AA">
          <w:rPr>
            <w:noProof/>
          </w:rPr>
          <w:tab/>
          <w:delText>5</w:delText>
        </w:r>
      </w:del>
    </w:p>
    <w:p w14:paraId="0492C3FE" w14:textId="77777777" w:rsidR="006E63EC" w:rsidDel="008275AA" w:rsidRDefault="006E63EC">
      <w:pPr>
        <w:pStyle w:val="TOC1"/>
        <w:rPr>
          <w:del w:id="158" w:author="Claude Nanjo" w:date="2016-11-23T21:01:00Z"/>
          <w:rFonts w:asciiTheme="minorHAnsi" w:eastAsiaTheme="minorEastAsia" w:hAnsiTheme="minorHAnsi" w:cstheme="minorBidi"/>
          <w:noProof/>
          <w:color w:val="auto"/>
          <w:sz w:val="24"/>
          <w:szCs w:val="24"/>
          <w:lang w:val="en-US" w:eastAsia="ja-JP"/>
        </w:rPr>
      </w:pPr>
      <w:del w:id="159" w:author="Claude Nanjo" w:date="2016-11-23T21:01:00Z">
        <w:r w:rsidDel="008275AA">
          <w:rPr>
            <w:noProof/>
          </w:rPr>
          <w:delText>CIMI and FHIR</w:delText>
        </w:r>
        <w:r w:rsidDel="008275AA">
          <w:rPr>
            <w:noProof/>
          </w:rPr>
          <w:tab/>
          <w:delText>5</w:delText>
        </w:r>
      </w:del>
    </w:p>
    <w:p w14:paraId="0D759E0D" w14:textId="77777777" w:rsidR="006E63EC" w:rsidDel="008275AA" w:rsidRDefault="006E63EC">
      <w:pPr>
        <w:pStyle w:val="TOC1"/>
        <w:rPr>
          <w:del w:id="160" w:author="Claude Nanjo" w:date="2016-11-23T21:01:00Z"/>
          <w:rFonts w:asciiTheme="minorHAnsi" w:eastAsiaTheme="minorEastAsia" w:hAnsiTheme="minorHAnsi" w:cstheme="minorBidi"/>
          <w:noProof/>
          <w:color w:val="auto"/>
          <w:sz w:val="24"/>
          <w:szCs w:val="24"/>
          <w:lang w:val="en-US" w:eastAsia="ja-JP"/>
        </w:rPr>
      </w:pPr>
      <w:del w:id="161" w:author="Claude Nanjo" w:date="2016-11-23T21:01:00Z">
        <w:r w:rsidDel="008275AA">
          <w:rPr>
            <w:noProof/>
          </w:rPr>
          <w:delText>Scope of Work</w:delText>
        </w:r>
        <w:r w:rsidDel="008275AA">
          <w:rPr>
            <w:noProof/>
          </w:rPr>
          <w:tab/>
          <w:delText>6</w:delText>
        </w:r>
      </w:del>
    </w:p>
    <w:p w14:paraId="743D03BB" w14:textId="77777777" w:rsidR="006E63EC" w:rsidDel="008275AA" w:rsidRDefault="006E63EC">
      <w:pPr>
        <w:pStyle w:val="TOC1"/>
        <w:rPr>
          <w:del w:id="162" w:author="Claude Nanjo" w:date="2016-11-23T21:01:00Z"/>
          <w:rFonts w:asciiTheme="minorHAnsi" w:eastAsiaTheme="minorEastAsia" w:hAnsiTheme="minorHAnsi" w:cstheme="minorBidi"/>
          <w:noProof/>
          <w:color w:val="auto"/>
          <w:sz w:val="24"/>
          <w:szCs w:val="24"/>
          <w:lang w:val="en-US" w:eastAsia="ja-JP"/>
        </w:rPr>
      </w:pPr>
      <w:del w:id="163" w:author="Claude Nanjo" w:date="2016-11-23T21:01:00Z">
        <w:r w:rsidDel="008275AA">
          <w:rPr>
            <w:noProof/>
          </w:rPr>
          <w:delText>Future work</w:delText>
        </w:r>
        <w:r w:rsidDel="008275AA">
          <w:rPr>
            <w:noProof/>
          </w:rPr>
          <w:tab/>
          <w:delText>7</w:delText>
        </w:r>
      </w:del>
    </w:p>
    <w:p w14:paraId="63C500D0" w14:textId="77777777" w:rsidR="006E63EC" w:rsidDel="008275AA" w:rsidRDefault="006E63EC">
      <w:pPr>
        <w:pStyle w:val="TOC1"/>
        <w:rPr>
          <w:del w:id="164" w:author="Claude Nanjo" w:date="2016-11-23T21:01:00Z"/>
          <w:rFonts w:asciiTheme="minorHAnsi" w:eastAsiaTheme="minorEastAsia" w:hAnsiTheme="minorHAnsi" w:cstheme="minorBidi"/>
          <w:noProof/>
          <w:color w:val="auto"/>
          <w:sz w:val="24"/>
          <w:szCs w:val="24"/>
          <w:lang w:val="en-US" w:eastAsia="ja-JP"/>
        </w:rPr>
      </w:pPr>
      <w:del w:id="165" w:author="Claude Nanjo" w:date="2016-11-23T21:01:00Z">
        <w:r w:rsidDel="008275AA">
          <w:rPr>
            <w:noProof/>
          </w:rPr>
          <w:delText>Request for Comments</w:delText>
        </w:r>
        <w:r w:rsidDel="008275AA">
          <w:rPr>
            <w:noProof/>
          </w:rPr>
          <w:tab/>
          <w:delText>7</w:delText>
        </w:r>
      </w:del>
    </w:p>
    <w:p w14:paraId="17BD0A59" w14:textId="77777777" w:rsidR="006E63EC" w:rsidDel="008275AA" w:rsidRDefault="006E63EC">
      <w:pPr>
        <w:pStyle w:val="TOC1"/>
        <w:rPr>
          <w:del w:id="166" w:author="Claude Nanjo" w:date="2016-11-23T21:01:00Z"/>
          <w:rFonts w:asciiTheme="minorHAnsi" w:eastAsiaTheme="minorEastAsia" w:hAnsiTheme="minorHAnsi" w:cstheme="minorBidi"/>
          <w:noProof/>
          <w:color w:val="auto"/>
          <w:sz w:val="24"/>
          <w:szCs w:val="24"/>
          <w:lang w:val="en-US" w:eastAsia="ja-JP"/>
        </w:rPr>
      </w:pPr>
      <w:del w:id="167" w:author="Claude Nanjo" w:date="2016-11-23T21:01:00Z">
        <w:r w:rsidDel="008275AA">
          <w:rPr>
            <w:noProof/>
          </w:rPr>
          <w:delText>CIMI Model Architecture</w:delText>
        </w:r>
        <w:r w:rsidDel="008275AA">
          <w:rPr>
            <w:noProof/>
          </w:rPr>
          <w:tab/>
          <w:delText>7</w:delText>
        </w:r>
      </w:del>
    </w:p>
    <w:p w14:paraId="4A42C98E" w14:textId="77777777" w:rsidR="006E63EC" w:rsidDel="008275AA" w:rsidRDefault="006E63EC">
      <w:pPr>
        <w:pStyle w:val="TOC2"/>
        <w:tabs>
          <w:tab w:val="right" w:leader="dot" w:pos="8630"/>
        </w:tabs>
        <w:rPr>
          <w:del w:id="168" w:author="Claude Nanjo" w:date="2016-11-23T21:01:00Z"/>
          <w:rFonts w:asciiTheme="minorHAnsi" w:eastAsiaTheme="minorEastAsia" w:hAnsiTheme="minorHAnsi" w:cstheme="minorBidi"/>
          <w:noProof/>
          <w:color w:val="auto"/>
          <w:sz w:val="24"/>
          <w:szCs w:val="24"/>
          <w:lang w:val="en-US" w:eastAsia="ja-JP"/>
        </w:rPr>
      </w:pPr>
      <w:del w:id="169" w:author="Claude Nanjo" w:date="2016-11-23T21:01:00Z">
        <w:r w:rsidDel="008275AA">
          <w:rPr>
            <w:noProof/>
          </w:rPr>
          <w:delText>Introduction</w:delText>
        </w:r>
        <w:r w:rsidDel="008275AA">
          <w:rPr>
            <w:noProof/>
          </w:rPr>
          <w:tab/>
          <w:delText>8</w:delText>
        </w:r>
      </w:del>
    </w:p>
    <w:p w14:paraId="7F3B2286" w14:textId="77777777" w:rsidR="006E63EC" w:rsidDel="008275AA" w:rsidRDefault="006E63EC">
      <w:pPr>
        <w:pStyle w:val="TOC2"/>
        <w:tabs>
          <w:tab w:val="right" w:leader="dot" w:pos="8630"/>
        </w:tabs>
        <w:rPr>
          <w:del w:id="170" w:author="Claude Nanjo" w:date="2016-11-23T21:01:00Z"/>
          <w:rFonts w:asciiTheme="minorHAnsi" w:eastAsiaTheme="minorEastAsia" w:hAnsiTheme="minorHAnsi" w:cstheme="minorBidi"/>
          <w:noProof/>
          <w:color w:val="auto"/>
          <w:sz w:val="24"/>
          <w:szCs w:val="24"/>
          <w:lang w:val="en-US" w:eastAsia="ja-JP"/>
        </w:rPr>
      </w:pPr>
      <w:del w:id="171" w:author="Claude Nanjo" w:date="2016-11-23T21:01:00Z">
        <w:r w:rsidDel="008275AA">
          <w:rPr>
            <w:noProof/>
          </w:rPr>
          <w:delText>Modeling Principles</w:delText>
        </w:r>
        <w:r w:rsidDel="008275AA">
          <w:rPr>
            <w:noProof/>
          </w:rPr>
          <w:tab/>
          <w:delText>8</w:delText>
        </w:r>
      </w:del>
    </w:p>
    <w:p w14:paraId="1AA87BFF" w14:textId="77777777" w:rsidR="006E63EC" w:rsidDel="008275AA" w:rsidRDefault="006E63EC">
      <w:pPr>
        <w:pStyle w:val="TOC2"/>
        <w:tabs>
          <w:tab w:val="right" w:leader="dot" w:pos="8630"/>
        </w:tabs>
        <w:rPr>
          <w:del w:id="172" w:author="Claude Nanjo" w:date="2016-11-23T21:01:00Z"/>
          <w:rFonts w:asciiTheme="minorHAnsi" w:eastAsiaTheme="minorEastAsia" w:hAnsiTheme="minorHAnsi" w:cstheme="minorBidi"/>
          <w:noProof/>
          <w:color w:val="auto"/>
          <w:sz w:val="24"/>
          <w:szCs w:val="24"/>
          <w:lang w:val="en-US" w:eastAsia="ja-JP"/>
        </w:rPr>
      </w:pPr>
      <w:del w:id="173" w:author="Claude Nanjo" w:date="2016-11-23T21:01:00Z">
        <w:r w:rsidDel="008275AA">
          <w:rPr>
            <w:noProof/>
          </w:rPr>
          <w:delText>The CIMI Model’s Alignment to Terminology</w:delText>
        </w:r>
        <w:r w:rsidDel="008275AA">
          <w:rPr>
            <w:noProof/>
          </w:rPr>
          <w:tab/>
          <w:delText>9</w:delText>
        </w:r>
      </w:del>
    </w:p>
    <w:p w14:paraId="4CA9AF4A" w14:textId="77777777" w:rsidR="006E63EC" w:rsidDel="008275AA" w:rsidRDefault="006E63EC">
      <w:pPr>
        <w:pStyle w:val="TOC2"/>
        <w:tabs>
          <w:tab w:val="right" w:leader="dot" w:pos="8630"/>
        </w:tabs>
        <w:rPr>
          <w:del w:id="174" w:author="Claude Nanjo" w:date="2016-11-23T21:01:00Z"/>
          <w:rFonts w:asciiTheme="minorHAnsi" w:eastAsiaTheme="minorEastAsia" w:hAnsiTheme="minorHAnsi" w:cstheme="minorBidi"/>
          <w:noProof/>
          <w:color w:val="auto"/>
          <w:sz w:val="24"/>
          <w:szCs w:val="24"/>
          <w:lang w:val="en-US" w:eastAsia="ja-JP"/>
        </w:rPr>
      </w:pPr>
      <w:del w:id="175" w:author="Claude Nanjo" w:date="2016-11-23T21:01:00Z">
        <w:r w:rsidDel="008275AA">
          <w:rPr>
            <w:noProof/>
          </w:rPr>
          <w:delText>A High Level View of the CIMI Logical Model</w:delText>
        </w:r>
        <w:r w:rsidDel="008275AA">
          <w:rPr>
            <w:noProof/>
          </w:rPr>
          <w:tab/>
          <w:delText>9</w:delText>
        </w:r>
      </w:del>
    </w:p>
    <w:p w14:paraId="24B698EE" w14:textId="77777777" w:rsidR="006E63EC" w:rsidDel="008275AA" w:rsidRDefault="006E63EC">
      <w:pPr>
        <w:pStyle w:val="TOC3"/>
        <w:tabs>
          <w:tab w:val="right" w:leader="dot" w:pos="8630"/>
        </w:tabs>
        <w:rPr>
          <w:del w:id="176" w:author="Claude Nanjo" w:date="2016-11-23T21:01:00Z"/>
          <w:rFonts w:asciiTheme="minorHAnsi" w:eastAsiaTheme="minorEastAsia" w:hAnsiTheme="minorHAnsi" w:cstheme="minorBidi"/>
          <w:noProof/>
          <w:color w:val="auto"/>
          <w:sz w:val="24"/>
          <w:szCs w:val="24"/>
          <w:lang w:val="en-US" w:eastAsia="ja-JP"/>
        </w:rPr>
      </w:pPr>
      <w:del w:id="177" w:author="Claude Nanjo" w:date="2016-11-23T21:01:00Z">
        <w:r w:rsidRPr="00D27E8A" w:rsidDel="008275AA">
          <w:rPr>
            <w:noProof/>
            <w:lang w:val="en-US"/>
          </w:rPr>
          <w:delText>The CIMI Reference Model</w:delText>
        </w:r>
        <w:r w:rsidDel="008275AA">
          <w:rPr>
            <w:noProof/>
          </w:rPr>
          <w:tab/>
          <w:delText>10</w:delText>
        </w:r>
      </w:del>
    </w:p>
    <w:p w14:paraId="0C159D48" w14:textId="77777777" w:rsidR="006E63EC" w:rsidDel="008275AA" w:rsidRDefault="006E63EC">
      <w:pPr>
        <w:pStyle w:val="TOC3"/>
        <w:tabs>
          <w:tab w:val="right" w:leader="dot" w:pos="8630"/>
        </w:tabs>
        <w:rPr>
          <w:del w:id="178" w:author="Claude Nanjo" w:date="2016-11-23T21:01:00Z"/>
          <w:rFonts w:asciiTheme="minorHAnsi" w:eastAsiaTheme="minorEastAsia" w:hAnsiTheme="minorHAnsi" w:cstheme="minorBidi"/>
          <w:noProof/>
          <w:color w:val="auto"/>
          <w:sz w:val="24"/>
          <w:szCs w:val="24"/>
          <w:lang w:val="en-US" w:eastAsia="ja-JP"/>
        </w:rPr>
      </w:pPr>
      <w:del w:id="179" w:author="Claude Nanjo" w:date="2016-11-23T21:01:00Z">
        <w:r w:rsidRPr="00D27E8A" w:rsidDel="008275AA">
          <w:rPr>
            <w:noProof/>
            <w:lang w:val="en-US"/>
          </w:rPr>
          <w:delText>The CIMI Archetype Hierarchies</w:delText>
        </w:r>
        <w:r w:rsidDel="008275AA">
          <w:rPr>
            <w:noProof/>
          </w:rPr>
          <w:tab/>
          <w:delText>11</w:delText>
        </w:r>
      </w:del>
    </w:p>
    <w:p w14:paraId="343F9D30" w14:textId="77777777" w:rsidR="006E63EC" w:rsidDel="008275AA" w:rsidRDefault="006E63EC">
      <w:pPr>
        <w:pStyle w:val="TOC1"/>
        <w:rPr>
          <w:del w:id="180" w:author="Claude Nanjo" w:date="2016-11-23T21:01:00Z"/>
          <w:rFonts w:asciiTheme="minorHAnsi" w:eastAsiaTheme="minorEastAsia" w:hAnsiTheme="minorHAnsi" w:cstheme="minorBidi"/>
          <w:noProof/>
          <w:color w:val="auto"/>
          <w:sz w:val="24"/>
          <w:szCs w:val="24"/>
          <w:lang w:val="en-US" w:eastAsia="ja-JP"/>
        </w:rPr>
      </w:pPr>
      <w:del w:id="181" w:author="Claude Nanjo" w:date="2016-11-23T21:01:00Z">
        <w:r w:rsidDel="008275AA">
          <w:rPr>
            <w:noProof/>
          </w:rPr>
          <w:delText>Reference Model</w:delText>
        </w:r>
        <w:r w:rsidDel="008275AA">
          <w:rPr>
            <w:noProof/>
          </w:rPr>
          <w:tab/>
          <w:delText>12</w:delText>
        </w:r>
      </w:del>
    </w:p>
    <w:p w14:paraId="077DFF9A" w14:textId="77777777" w:rsidR="006E63EC" w:rsidDel="008275AA" w:rsidRDefault="006E63EC">
      <w:pPr>
        <w:pStyle w:val="TOC2"/>
        <w:tabs>
          <w:tab w:val="right" w:leader="dot" w:pos="8630"/>
        </w:tabs>
        <w:rPr>
          <w:del w:id="182" w:author="Claude Nanjo" w:date="2016-11-23T21:01:00Z"/>
          <w:rFonts w:asciiTheme="minorHAnsi" w:eastAsiaTheme="minorEastAsia" w:hAnsiTheme="minorHAnsi" w:cstheme="minorBidi"/>
          <w:noProof/>
          <w:color w:val="auto"/>
          <w:sz w:val="24"/>
          <w:szCs w:val="24"/>
          <w:lang w:val="en-US" w:eastAsia="ja-JP"/>
        </w:rPr>
      </w:pPr>
      <w:del w:id="183" w:author="Claude Nanjo" w:date="2016-11-23T21:01:00Z">
        <w:r w:rsidDel="008275AA">
          <w:rPr>
            <w:noProof/>
          </w:rPr>
          <w:delText>The CIMI Core Reference Model Module</w:delText>
        </w:r>
        <w:r w:rsidDel="008275AA">
          <w:rPr>
            <w:noProof/>
          </w:rPr>
          <w:tab/>
          <w:delText>12</w:delText>
        </w:r>
      </w:del>
    </w:p>
    <w:p w14:paraId="07C35D2A" w14:textId="77777777" w:rsidR="006E63EC" w:rsidDel="008275AA" w:rsidRDefault="006E63EC">
      <w:pPr>
        <w:pStyle w:val="TOC3"/>
        <w:tabs>
          <w:tab w:val="right" w:leader="dot" w:pos="8630"/>
        </w:tabs>
        <w:rPr>
          <w:del w:id="184" w:author="Claude Nanjo" w:date="2016-11-23T21:01:00Z"/>
          <w:rFonts w:asciiTheme="minorHAnsi" w:eastAsiaTheme="minorEastAsia" w:hAnsiTheme="minorHAnsi" w:cstheme="minorBidi"/>
          <w:noProof/>
          <w:color w:val="auto"/>
          <w:sz w:val="24"/>
          <w:szCs w:val="24"/>
          <w:lang w:val="en-US" w:eastAsia="ja-JP"/>
        </w:rPr>
      </w:pPr>
      <w:del w:id="185" w:author="Claude Nanjo" w:date="2016-11-23T21:01:00Z">
        <w:r w:rsidDel="008275AA">
          <w:rPr>
            <w:noProof/>
          </w:rPr>
          <w:delText>CIMI primitives</w:delText>
        </w:r>
        <w:r w:rsidDel="008275AA">
          <w:rPr>
            <w:noProof/>
          </w:rPr>
          <w:tab/>
          <w:delText>12</w:delText>
        </w:r>
      </w:del>
    </w:p>
    <w:p w14:paraId="6CD9B9CB" w14:textId="77777777" w:rsidR="006E63EC" w:rsidDel="008275AA" w:rsidRDefault="006E63EC">
      <w:pPr>
        <w:pStyle w:val="TOC3"/>
        <w:tabs>
          <w:tab w:val="right" w:leader="dot" w:pos="8630"/>
        </w:tabs>
        <w:rPr>
          <w:del w:id="186" w:author="Claude Nanjo" w:date="2016-11-23T21:01:00Z"/>
          <w:rFonts w:asciiTheme="minorHAnsi" w:eastAsiaTheme="minorEastAsia" w:hAnsiTheme="minorHAnsi" w:cstheme="minorBidi"/>
          <w:noProof/>
          <w:color w:val="auto"/>
          <w:sz w:val="24"/>
          <w:szCs w:val="24"/>
          <w:lang w:val="en-US" w:eastAsia="ja-JP"/>
        </w:rPr>
      </w:pPr>
      <w:del w:id="187" w:author="Claude Nanjo" w:date="2016-11-23T21:01:00Z">
        <w:r w:rsidDel="008275AA">
          <w:rPr>
            <w:noProof/>
          </w:rPr>
          <w:delText>CIMI Complex Types</w:delText>
        </w:r>
        <w:r w:rsidDel="008275AA">
          <w:rPr>
            <w:noProof/>
          </w:rPr>
          <w:tab/>
          <w:delText>13</w:delText>
        </w:r>
      </w:del>
    </w:p>
    <w:p w14:paraId="77B9A105" w14:textId="77777777" w:rsidR="006E63EC" w:rsidDel="008275AA" w:rsidRDefault="006E63EC">
      <w:pPr>
        <w:pStyle w:val="TOC3"/>
        <w:tabs>
          <w:tab w:val="right" w:leader="dot" w:pos="8630"/>
        </w:tabs>
        <w:rPr>
          <w:del w:id="188" w:author="Claude Nanjo" w:date="2016-11-23T21:01:00Z"/>
          <w:rFonts w:asciiTheme="minorHAnsi" w:eastAsiaTheme="minorEastAsia" w:hAnsiTheme="minorHAnsi" w:cstheme="minorBidi"/>
          <w:noProof/>
          <w:color w:val="auto"/>
          <w:sz w:val="24"/>
          <w:szCs w:val="24"/>
          <w:lang w:val="en-US" w:eastAsia="ja-JP"/>
        </w:rPr>
      </w:pPr>
      <w:del w:id="189" w:author="Claude Nanjo" w:date="2016-11-23T21:01:00Z">
        <w:r w:rsidDel="008275AA">
          <w:rPr>
            <w:noProof/>
          </w:rPr>
          <w:delText>The LOCATABLE and ASSOCIATION_CLASS Root Types</w:delText>
        </w:r>
        <w:r w:rsidDel="008275AA">
          <w:rPr>
            <w:noProof/>
          </w:rPr>
          <w:tab/>
          <w:delText>15</w:delText>
        </w:r>
      </w:del>
    </w:p>
    <w:p w14:paraId="27633BD2" w14:textId="77777777" w:rsidR="006E63EC" w:rsidDel="008275AA" w:rsidRDefault="006E63EC">
      <w:pPr>
        <w:pStyle w:val="TOC2"/>
        <w:tabs>
          <w:tab w:val="right" w:leader="dot" w:pos="8630"/>
        </w:tabs>
        <w:rPr>
          <w:del w:id="190" w:author="Claude Nanjo" w:date="2016-11-23T21:01:00Z"/>
          <w:rFonts w:asciiTheme="minorHAnsi" w:eastAsiaTheme="minorEastAsia" w:hAnsiTheme="minorHAnsi" w:cstheme="minorBidi"/>
          <w:noProof/>
          <w:color w:val="auto"/>
          <w:sz w:val="24"/>
          <w:szCs w:val="24"/>
          <w:lang w:val="en-US" w:eastAsia="ja-JP"/>
        </w:rPr>
      </w:pPr>
      <w:del w:id="191" w:author="Claude Nanjo" w:date="2016-11-23T21:01:00Z">
        <w:r w:rsidDel="008275AA">
          <w:rPr>
            <w:noProof/>
          </w:rPr>
          <w:delText>The CIMI Foundational Reference Model Module</w:delText>
        </w:r>
        <w:r w:rsidDel="008275AA">
          <w:rPr>
            <w:noProof/>
          </w:rPr>
          <w:tab/>
          <w:delText>16</w:delText>
        </w:r>
      </w:del>
    </w:p>
    <w:p w14:paraId="24FABCA2" w14:textId="77777777" w:rsidR="006E63EC" w:rsidDel="008275AA" w:rsidRDefault="006E63EC">
      <w:pPr>
        <w:pStyle w:val="TOC2"/>
        <w:tabs>
          <w:tab w:val="right" w:leader="dot" w:pos="8630"/>
        </w:tabs>
        <w:rPr>
          <w:del w:id="192" w:author="Claude Nanjo" w:date="2016-11-23T21:01:00Z"/>
          <w:rFonts w:asciiTheme="minorHAnsi" w:eastAsiaTheme="minorEastAsia" w:hAnsiTheme="minorHAnsi" w:cstheme="minorBidi"/>
          <w:noProof/>
          <w:color w:val="auto"/>
          <w:sz w:val="24"/>
          <w:szCs w:val="24"/>
          <w:lang w:val="en-US" w:eastAsia="ja-JP"/>
        </w:rPr>
      </w:pPr>
      <w:del w:id="193" w:author="Claude Nanjo" w:date="2016-11-23T21:01:00Z">
        <w:r w:rsidDel="008275AA">
          <w:rPr>
            <w:noProof/>
          </w:rPr>
          <w:delText>The CIMI Clinical Reference Model Module</w:delText>
        </w:r>
        <w:r w:rsidDel="008275AA">
          <w:rPr>
            <w:noProof/>
          </w:rPr>
          <w:tab/>
          <w:delText>18</w:delText>
        </w:r>
      </w:del>
    </w:p>
    <w:p w14:paraId="4223686B" w14:textId="77777777" w:rsidR="006E63EC" w:rsidDel="008275AA" w:rsidRDefault="006E63EC">
      <w:pPr>
        <w:pStyle w:val="TOC3"/>
        <w:tabs>
          <w:tab w:val="right" w:leader="dot" w:pos="8630"/>
        </w:tabs>
        <w:rPr>
          <w:del w:id="194" w:author="Claude Nanjo" w:date="2016-11-23T21:01:00Z"/>
          <w:rFonts w:asciiTheme="minorHAnsi" w:eastAsiaTheme="minorEastAsia" w:hAnsiTheme="minorHAnsi" w:cstheme="minorBidi"/>
          <w:noProof/>
          <w:color w:val="auto"/>
          <w:sz w:val="24"/>
          <w:szCs w:val="24"/>
          <w:lang w:val="en-US" w:eastAsia="ja-JP"/>
        </w:rPr>
      </w:pPr>
      <w:del w:id="195" w:author="Claude Nanjo" w:date="2016-11-23T21:01:00Z">
        <w:r w:rsidDel="008275AA">
          <w:rPr>
            <w:noProof/>
          </w:rPr>
          <w:delText>The CIMI Party, Participation Patterns</w:delText>
        </w:r>
        <w:r w:rsidDel="008275AA">
          <w:rPr>
            <w:noProof/>
          </w:rPr>
          <w:tab/>
          <w:delText>18</w:delText>
        </w:r>
      </w:del>
    </w:p>
    <w:p w14:paraId="6369BB58" w14:textId="77777777" w:rsidR="006E63EC" w:rsidDel="008275AA" w:rsidRDefault="006E63EC">
      <w:pPr>
        <w:pStyle w:val="TOC3"/>
        <w:tabs>
          <w:tab w:val="right" w:leader="dot" w:pos="8630"/>
        </w:tabs>
        <w:rPr>
          <w:del w:id="196" w:author="Claude Nanjo" w:date="2016-11-23T21:01:00Z"/>
          <w:rFonts w:asciiTheme="minorHAnsi" w:eastAsiaTheme="minorEastAsia" w:hAnsiTheme="minorHAnsi" w:cstheme="minorBidi"/>
          <w:noProof/>
          <w:color w:val="auto"/>
          <w:sz w:val="24"/>
          <w:szCs w:val="24"/>
          <w:lang w:val="en-US" w:eastAsia="ja-JP"/>
        </w:rPr>
      </w:pPr>
      <w:del w:id="197" w:author="Claude Nanjo" w:date="2016-11-23T21:01:00Z">
        <w:r w:rsidDel="008275AA">
          <w:rPr>
            <w:noProof/>
          </w:rPr>
          <w:delText>The CIMI Clinical Statement Pattern</w:delText>
        </w:r>
        <w:r w:rsidDel="008275AA">
          <w:rPr>
            <w:noProof/>
          </w:rPr>
          <w:tab/>
          <w:delText>19</w:delText>
        </w:r>
      </w:del>
    </w:p>
    <w:p w14:paraId="6A44FD14" w14:textId="77777777" w:rsidR="006E63EC" w:rsidDel="008275AA" w:rsidRDefault="006E63EC">
      <w:pPr>
        <w:pStyle w:val="TOC3"/>
        <w:tabs>
          <w:tab w:val="right" w:leader="dot" w:pos="8630"/>
        </w:tabs>
        <w:rPr>
          <w:del w:id="198" w:author="Claude Nanjo" w:date="2016-11-23T21:01:00Z"/>
          <w:rFonts w:asciiTheme="minorHAnsi" w:eastAsiaTheme="minorEastAsia" w:hAnsiTheme="minorHAnsi" w:cstheme="minorBidi"/>
          <w:noProof/>
          <w:color w:val="auto"/>
          <w:sz w:val="24"/>
          <w:szCs w:val="24"/>
          <w:lang w:val="en-US" w:eastAsia="ja-JP"/>
        </w:rPr>
      </w:pPr>
      <w:del w:id="199" w:author="Claude Nanjo" w:date="2016-11-23T21:01:00Z">
        <w:r w:rsidDel="008275AA">
          <w:rPr>
            <w:noProof/>
          </w:rPr>
          <w:delText>The CIMI Attribution/Provenance patterns</w:delText>
        </w:r>
        <w:r w:rsidDel="008275AA">
          <w:rPr>
            <w:noProof/>
          </w:rPr>
          <w:tab/>
          <w:delText>24</w:delText>
        </w:r>
      </w:del>
    </w:p>
    <w:p w14:paraId="73ADC77F" w14:textId="77777777" w:rsidR="006E63EC" w:rsidDel="008275AA" w:rsidRDefault="006E63EC">
      <w:pPr>
        <w:pStyle w:val="TOC3"/>
        <w:tabs>
          <w:tab w:val="right" w:leader="dot" w:pos="8630"/>
        </w:tabs>
        <w:rPr>
          <w:del w:id="200" w:author="Claude Nanjo" w:date="2016-11-23T21:01:00Z"/>
          <w:rFonts w:asciiTheme="minorHAnsi" w:eastAsiaTheme="minorEastAsia" w:hAnsiTheme="minorHAnsi" w:cstheme="minorBidi"/>
          <w:noProof/>
          <w:color w:val="auto"/>
          <w:sz w:val="24"/>
          <w:szCs w:val="24"/>
          <w:lang w:val="en-US" w:eastAsia="ja-JP"/>
        </w:rPr>
      </w:pPr>
      <w:del w:id="201" w:author="Claude Nanjo" w:date="2016-11-23T21:01:00Z">
        <w:r w:rsidDel="008275AA">
          <w:rPr>
            <w:noProof/>
          </w:rPr>
          <w:delText>The CIMI Assertion and EvaluationResult Pattern</w:delText>
        </w:r>
        <w:r w:rsidDel="008275AA">
          <w:rPr>
            <w:noProof/>
          </w:rPr>
          <w:tab/>
          <w:delText>26</w:delText>
        </w:r>
      </w:del>
    </w:p>
    <w:p w14:paraId="6CCB4E2B" w14:textId="77777777" w:rsidR="006E63EC" w:rsidDel="008275AA" w:rsidRDefault="006E63EC">
      <w:pPr>
        <w:pStyle w:val="TOC3"/>
        <w:tabs>
          <w:tab w:val="right" w:leader="dot" w:pos="8630"/>
        </w:tabs>
        <w:rPr>
          <w:del w:id="202" w:author="Claude Nanjo" w:date="2016-11-23T21:01:00Z"/>
          <w:rFonts w:asciiTheme="minorHAnsi" w:eastAsiaTheme="minorEastAsia" w:hAnsiTheme="minorHAnsi" w:cstheme="minorBidi"/>
          <w:noProof/>
          <w:color w:val="auto"/>
          <w:sz w:val="24"/>
          <w:szCs w:val="24"/>
          <w:lang w:val="en-US" w:eastAsia="ja-JP"/>
        </w:rPr>
      </w:pPr>
      <w:del w:id="203" w:author="Claude Nanjo" w:date="2016-11-23T21:01:00Z">
        <w:r w:rsidDel="008275AA">
          <w:rPr>
            <w:noProof/>
          </w:rPr>
          <w:delText>The CIMI Procedure pattern</w:delText>
        </w:r>
        <w:r w:rsidDel="008275AA">
          <w:rPr>
            <w:noProof/>
          </w:rPr>
          <w:tab/>
          <w:delText>28</w:delText>
        </w:r>
      </w:del>
    </w:p>
    <w:p w14:paraId="4E82AB5A" w14:textId="77777777" w:rsidR="006E63EC" w:rsidDel="008275AA" w:rsidRDefault="006E63EC">
      <w:pPr>
        <w:pStyle w:val="TOC3"/>
        <w:tabs>
          <w:tab w:val="right" w:leader="dot" w:pos="8630"/>
        </w:tabs>
        <w:rPr>
          <w:del w:id="204" w:author="Claude Nanjo" w:date="2016-11-23T21:01:00Z"/>
          <w:rFonts w:asciiTheme="minorHAnsi" w:eastAsiaTheme="minorEastAsia" w:hAnsiTheme="minorHAnsi" w:cstheme="minorBidi"/>
          <w:noProof/>
          <w:color w:val="auto"/>
          <w:sz w:val="24"/>
          <w:szCs w:val="24"/>
          <w:lang w:val="en-US" w:eastAsia="ja-JP"/>
        </w:rPr>
      </w:pPr>
      <w:del w:id="205" w:author="Claude Nanjo" w:date="2016-11-23T21:01:00Z">
        <w:r w:rsidDel="008275AA">
          <w:rPr>
            <w:noProof/>
          </w:rPr>
          <w:delText>CIMI Data Structures</w:delText>
        </w:r>
        <w:r w:rsidDel="008275AA">
          <w:rPr>
            <w:noProof/>
          </w:rPr>
          <w:tab/>
          <w:delText>29</w:delText>
        </w:r>
      </w:del>
    </w:p>
    <w:p w14:paraId="05F46C8C" w14:textId="77777777" w:rsidR="006E63EC" w:rsidDel="008275AA" w:rsidRDefault="006E63EC">
      <w:pPr>
        <w:pStyle w:val="TOC1"/>
        <w:rPr>
          <w:del w:id="206" w:author="Claude Nanjo" w:date="2016-11-23T21:01:00Z"/>
          <w:rFonts w:asciiTheme="minorHAnsi" w:eastAsiaTheme="minorEastAsia" w:hAnsiTheme="minorHAnsi" w:cstheme="minorBidi"/>
          <w:noProof/>
          <w:color w:val="auto"/>
          <w:sz w:val="24"/>
          <w:szCs w:val="24"/>
          <w:lang w:val="en-US" w:eastAsia="ja-JP"/>
        </w:rPr>
      </w:pPr>
      <w:del w:id="207" w:author="Claude Nanjo" w:date="2016-11-23T21:01:00Z">
        <w:r w:rsidDel="008275AA">
          <w:rPr>
            <w:noProof/>
          </w:rPr>
          <w:delText>The CIMI Style Guide</w:delText>
        </w:r>
        <w:r w:rsidDel="008275AA">
          <w:rPr>
            <w:noProof/>
          </w:rPr>
          <w:tab/>
          <w:delText>33</w:delText>
        </w:r>
      </w:del>
    </w:p>
    <w:p w14:paraId="0CF4E9F7" w14:textId="77777777" w:rsidR="006E63EC" w:rsidDel="008275AA" w:rsidRDefault="006E63EC">
      <w:pPr>
        <w:pStyle w:val="TOC2"/>
        <w:tabs>
          <w:tab w:val="right" w:leader="dot" w:pos="8630"/>
        </w:tabs>
        <w:rPr>
          <w:del w:id="208" w:author="Claude Nanjo" w:date="2016-11-23T21:01:00Z"/>
          <w:rFonts w:asciiTheme="minorHAnsi" w:eastAsiaTheme="minorEastAsia" w:hAnsiTheme="minorHAnsi" w:cstheme="minorBidi"/>
          <w:noProof/>
          <w:color w:val="auto"/>
          <w:sz w:val="24"/>
          <w:szCs w:val="24"/>
          <w:lang w:val="en-US" w:eastAsia="ja-JP"/>
        </w:rPr>
      </w:pPr>
      <w:del w:id="209" w:author="Claude Nanjo" w:date="2016-11-23T21:01:00Z">
        <w:r w:rsidDel="008275AA">
          <w:rPr>
            <w:noProof/>
          </w:rPr>
          <w:delText>Modelling Layers</w:delText>
        </w:r>
        <w:r w:rsidDel="008275AA">
          <w:rPr>
            <w:noProof/>
          </w:rPr>
          <w:tab/>
          <w:delText>33</w:delText>
        </w:r>
      </w:del>
    </w:p>
    <w:p w14:paraId="2AC05790" w14:textId="77777777" w:rsidR="006E63EC" w:rsidDel="008275AA" w:rsidRDefault="006E63EC">
      <w:pPr>
        <w:pStyle w:val="TOC1"/>
        <w:tabs>
          <w:tab w:val="left" w:pos="407"/>
        </w:tabs>
        <w:rPr>
          <w:del w:id="210" w:author="Claude Nanjo" w:date="2016-11-23T21:01:00Z"/>
          <w:rFonts w:asciiTheme="minorHAnsi" w:eastAsiaTheme="minorEastAsia" w:hAnsiTheme="minorHAnsi" w:cstheme="minorBidi"/>
          <w:noProof/>
          <w:color w:val="auto"/>
          <w:sz w:val="24"/>
          <w:szCs w:val="24"/>
          <w:lang w:val="en-US" w:eastAsia="ja-JP"/>
        </w:rPr>
      </w:pPr>
      <w:del w:id="211" w:author="Claude Nanjo" w:date="2016-11-23T21:01:00Z">
        <w:r w:rsidDel="008275AA">
          <w:rPr>
            <w:noProof/>
          </w:rPr>
          <w:delText>1.</w:delText>
        </w:r>
        <w:r w:rsidDel="008275AA">
          <w:rPr>
            <w:rFonts w:asciiTheme="minorHAnsi" w:eastAsiaTheme="minorEastAsia" w:hAnsiTheme="minorHAnsi" w:cstheme="minorBidi"/>
            <w:noProof/>
            <w:color w:val="auto"/>
            <w:sz w:val="24"/>
            <w:szCs w:val="24"/>
            <w:lang w:val="en-US" w:eastAsia="ja-JP"/>
          </w:rPr>
          <w:tab/>
        </w:r>
        <w:r w:rsidDel="008275AA">
          <w:rPr>
            <w:noProof/>
          </w:rPr>
          <w:delText>Modelling Patterns</w:delText>
        </w:r>
        <w:r w:rsidDel="008275AA">
          <w:rPr>
            <w:noProof/>
          </w:rPr>
          <w:tab/>
          <w:delText>34</w:delText>
        </w:r>
      </w:del>
    </w:p>
    <w:p w14:paraId="2FEBF6F2" w14:textId="77777777" w:rsidR="006E63EC" w:rsidDel="008275AA" w:rsidRDefault="006E63EC">
      <w:pPr>
        <w:pStyle w:val="TOC1"/>
        <w:tabs>
          <w:tab w:val="left" w:pos="574"/>
        </w:tabs>
        <w:rPr>
          <w:del w:id="212" w:author="Claude Nanjo" w:date="2016-11-23T21:01:00Z"/>
          <w:rFonts w:asciiTheme="minorHAnsi" w:eastAsiaTheme="minorEastAsia" w:hAnsiTheme="minorHAnsi" w:cstheme="minorBidi"/>
          <w:noProof/>
          <w:color w:val="auto"/>
          <w:sz w:val="24"/>
          <w:szCs w:val="24"/>
          <w:lang w:val="en-US" w:eastAsia="ja-JP"/>
        </w:rPr>
      </w:pPr>
      <w:del w:id="213" w:author="Claude Nanjo" w:date="2016-11-23T21:01:00Z">
        <w:r w:rsidDel="008275AA">
          <w:rPr>
            <w:noProof/>
          </w:rPr>
          <w:delText>5.1.</w:delText>
        </w:r>
        <w:r w:rsidDel="008275AA">
          <w:rPr>
            <w:rFonts w:asciiTheme="minorHAnsi" w:eastAsiaTheme="minorEastAsia" w:hAnsiTheme="minorHAnsi" w:cstheme="minorBidi"/>
            <w:noProof/>
            <w:color w:val="auto"/>
            <w:sz w:val="24"/>
            <w:szCs w:val="24"/>
            <w:lang w:val="en-US" w:eastAsia="ja-JP"/>
          </w:rPr>
          <w:tab/>
        </w:r>
        <w:r w:rsidDel="008275AA">
          <w:rPr>
            <w:noProof/>
          </w:rPr>
          <w:delText>Cluster Patterns</w:delText>
        </w:r>
        <w:r w:rsidDel="008275AA">
          <w:rPr>
            <w:noProof/>
          </w:rPr>
          <w:tab/>
          <w:delText>34</w:delText>
        </w:r>
      </w:del>
    </w:p>
    <w:p w14:paraId="0A6D6E45" w14:textId="77777777" w:rsidR="006E63EC" w:rsidDel="008275AA" w:rsidRDefault="006E63EC">
      <w:pPr>
        <w:pStyle w:val="TOC1"/>
        <w:tabs>
          <w:tab w:val="left" w:pos="574"/>
        </w:tabs>
        <w:rPr>
          <w:del w:id="214" w:author="Claude Nanjo" w:date="2016-11-23T21:01:00Z"/>
          <w:rFonts w:asciiTheme="minorHAnsi" w:eastAsiaTheme="minorEastAsia" w:hAnsiTheme="minorHAnsi" w:cstheme="minorBidi"/>
          <w:noProof/>
          <w:color w:val="auto"/>
          <w:sz w:val="24"/>
          <w:szCs w:val="24"/>
          <w:lang w:val="en-US" w:eastAsia="ja-JP"/>
        </w:rPr>
      </w:pPr>
      <w:del w:id="215" w:author="Claude Nanjo" w:date="2016-11-23T21:01:00Z">
        <w:r w:rsidDel="008275AA">
          <w:rPr>
            <w:noProof/>
          </w:rPr>
          <w:delText>5.2.</w:delText>
        </w:r>
        <w:r w:rsidDel="008275AA">
          <w:rPr>
            <w:rFonts w:asciiTheme="minorHAnsi" w:eastAsiaTheme="minorEastAsia" w:hAnsiTheme="minorHAnsi" w:cstheme="minorBidi"/>
            <w:noProof/>
            <w:color w:val="auto"/>
            <w:sz w:val="24"/>
            <w:szCs w:val="24"/>
            <w:lang w:val="en-US" w:eastAsia="ja-JP"/>
          </w:rPr>
          <w:tab/>
        </w:r>
        <w:r w:rsidDel="008275AA">
          <w:rPr>
            <w:noProof/>
          </w:rPr>
          <w:delText>Entry Patterns</w:delText>
        </w:r>
        <w:r w:rsidDel="008275AA">
          <w:rPr>
            <w:noProof/>
          </w:rPr>
          <w:tab/>
          <w:delText>34</w:delText>
        </w:r>
      </w:del>
    </w:p>
    <w:p w14:paraId="232C0411" w14:textId="77777777" w:rsidR="006E63EC" w:rsidDel="008275AA" w:rsidRDefault="006E63EC">
      <w:pPr>
        <w:pStyle w:val="TOC1"/>
        <w:tabs>
          <w:tab w:val="left" w:pos="574"/>
        </w:tabs>
        <w:rPr>
          <w:del w:id="216" w:author="Claude Nanjo" w:date="2016-11-23T21:01:00Z"/>
          <w:rFonts w:asciiTheme="minorHAnsi" w:eastAsiaTheme="minorEastAsia" w:hAnsiTheme="minorHAnsi" w:cstheme="minorBidi"/>
          <w:noProof/>
          <w:color w:val="auto"/>
          <w:sz w:val="24"/>
          <w:szCs w:val="24"/>
          <w:lang w:val="en-US" w:eastAsia="ja-JP"/>
        </w:rPr>
      </w:pPr>
      <w:del w:id="217" w:author="Claude Nanjo" w:date="2016-11-23T21:01:00Z">
        <w:r w:rsidDel="008275AA">
          <w:rPr>
            <w:noProof/>
          </w:rPr>
          <w:delText>5.3.</w:delText>
        </w:r>
        <w:r w:rsidDel="008275AA">
          <w:rPr>
            <w:rFonts w:asciiTheme="minorHAnsi" w:eastAsiaTheme="minorEastAsia" w:hAnsiTheme="minorHAnsi" w:cstheme="minorBidi"/>
            <w:noProof/>
            <w:color w:val="auto"/>
            <w:sz w:val="24"/>
            <w:szCs w:val="24"/>
            <w:lang w:val="en-US" w:eastAsia="ja-JP"/>
          </w:rPr>
          <w:tab/>
        </w:r>
        <w:r w:rsidDel="008275AA">
          <w:rPr>
            <w:noProof/>
          </w:rPr>
          <w:delText>Section Patterns</w:delText>
        </w:r>
        <w:r w:rsidDel="008275AA">
          <w:rPr>
            <w:noProof/>
          </w:rPr>
          <w:tab/>
          <w:delText>34</w:delText>
        </w:r>
      </w:del>
    </w:p>
    <w:p w14:paraId="6AA4C016" w14:textId="77777777" w:rsidR="006E63EC" w:rsidDel="008275AA" w:rsidRDefault="006E63EC">
      <w:pPr>
        <w:pStyle w:val="TOC2"/>
        <w:tabs>
          <w:tab w:val="right" w:leader="dot" w:pos="8630"/>
        </w:tabs>
        <w:rPr>
          <w:del w:id="218" w:author="Claude Nanjo" w:date="2016-11-23T21:01:00Z"/>
          <w:rFonts w:asciiTheme="minorHAnsi" w:eastAsiaTheme="minorEastAsia" w:hAnsiTheme="minorHAnsi" w:cstheme="minorBidi"/>
          <w:noProof/>
          <w:color w:val="auto"/>
          <w:sz w:val="24"/>
          <w:szCs w:val="24"/>
          <w:lang w:val="en-US" w:eastAsia="ja-JP"/>
        </w:rPr>
      </w:pPr>
      <w:del w:id="219" w:author="Claude Nanjo" w:date="2016-11-23T21:01:00Z">
        <w:r w:rsidDel="008275AA">
          <w:rPr>
            <w:noProof/>
          </w:rPr>
          <w:delText>Evaluations</w:delText>
        </w:r>
        <w:r w:rsidDel="008275AA">
          <w:rPr>
            <w:noProof/>
          </w:rPr>
          <w:tab/>
          <w:delText>34</w:delText>
        </w:r>
      </w:del>
    </w:p>
    <w:p w14:paraId="4D6A09DF" w14:textId="77777777" w:rsidR="006E63EC" w:rsidDel="008275AA" w:rsidRDefault="006E63EC">
      <w:pPr>
        <w:pStyle w:val="TOC3"/>
        <w:tabs>
          <w:tab w:val="right" w:leader="dot" w:pos="8630"/>
        </w:tabs>
        <w:rPr>
          <w:del w:id="220" w:author="Claude Nanjo" w:date="2016-11-23T21:01:00Z"/>
          <w:rFonts w:asciiTheme="minorHAnsi" w:eastAsiaTheme="minorEastAsia" w:hAnsiTheme="minorHAnsi" w:cstheme="minorBidi"/>
          <w:noProof/>
          <w:color w:val="auto"/>
          <w:sz w:val="24"/>
          <w:szCs w:val="24"/>
          <w:lang w:val="en-US" w:eastAsia="ja-JP"/>
        </w:rPr>
      </w:pPr>
      <w:del w:id="221" w:author="Claude Nanjo" w:date="2016-11-23T21:01:00Z">
        <w:r w:rsidDel="008275AA">
          <w:rPr>
            <w:noProof/>
          </w:rPr>
          <w:delText>Evaluation Subtypes</w:delText>
        </w:r>
        <w:r w:rsidDel="008275AA">
          <w:rPr>
            <w:noProof/>
          </w:rPr>
          <w:tab/>
          <w:delText>35</w:delText>
        </w:r>
      </w:del>
    </w:p>
    <w:p w14:paraId="78098FD8" w14:textId="77777777" w:rsidR="006E63EC" w:rsidDel="008275AA" w:rsidRDefault="006E63EC">
      <w:pPr>
        <w:pStyle w:val="TOC2"/>
        <w:tabs>
          <w:tab w:val="right" w:leader="dot" w:pos="8630"/>
        </w:tabs>
        <w:rPr>
          <w:del w:id="222" w:author="Claude Nanjo" w:date="2016-11-23T21:01:00Z"/>
          <w:rFonts w:asciiTheme="minorHAnsi" w:eastAsiaTheme="minorEastAsia" w:hAnsiTheme="minorHAnsi" w:cstheme="minorBidi"/>
          <w:noProof/>
          <w:color w:val="auto"/>
          <w:sz w:val="24"/>
          <w:szCs w:val="24"/>
          <w:lang w:val="en-US" w:eastAsia="ja-JP"/>
        </w:rPr>
      </w:pPr>
      <w:del w:id="223" w:author="Claude Nanjo" w:date="2016-11-23T21:01:00Z">
        <w:r w:rsidDel="008275AA">
          <w:rPr>
            <w:noProof/>
          </w:rPr>
          <w:delText>Assertions</w:delText>
        </w:r>
        <w:r w:rsidDel="008275AA">
          <w:rPr>
            <w:noProof/>
          </w:rPr>
          <w:tab/>
          <w:delText>35</w:delText>
        </w:r>
      </w:del>
    </w:p>
    <w:p w14:paraId="21E03786" w14:textId="77777777" w:rsidR="006E63EC" w:rsidDel="008275AA" w:rsidRDefault="006E63EC">
      <w:pPr>
        <w:pStyle w:val="TOC3"/>
        <w:tabs>
          <w:tab w:val="right" w:leader="dot" w:pos="8630"/>
        </w:tabs>
        <w:rPr>
          <w:del w:id="224" w:author="Claude Nanjo" w:date="2016-11-23T21:01:00Z"/>
          <w:rFonts w:asciiTheme="minorHAnsi" w:eastAsiaTheme="minorEastAsia" w:hAnsiTheme="minorHAnsi" w:cstheme="minorBidi"/>
          <w:noProof/>
          <w:color w:val="auto"/>
          <w:sz w:val="24"/>
          <w:szCs w:val="24"/>
          <w:lang w:val="en-US" w:eastAsia="ja-JP"/>
        </w:rPr>
      </w:pPr>
      <w:del w:id="225" w:author="Claude Nanjo" w:date="2016-11-23T21:01:00Z">
        <w:r w:rsidDel="008275AA">
          <w:rPr>
            <w:noProof/>
          </w:rPr>
          <w:delText>Assertion Subtypes</w:delText>
        </w:r>
        <w:r w:rsidDel="008275AA">
          <w:rPr>
            <w:noProof/>
          </w:rPr>
          <w:tab/>
          <w:delText>36</w:delText>
        </w:r>
      </w:del>
    </w:p>
    <w:p w14:paraId="31BED271" w14:textId="77777777" w:rsidR="006E63EC" w:rsidDel="008275AA" w:rsidRDefault="006E63EC">
      <w:pPr>
        <w:pStyle w:val="TOC2"/>
        <w:tabs>
          <w:tab w:val="right" w:leader="dot" w:pos="8630"/>
        </w:tabs>
        <w:rPr>
          <w:del w:id="226" w:author="Claude Nanjo" w:date="2016-11-23T21:01:00Z"/>
          <w:rFonts w:asciiTheme="minorHAnsi" w:eastAsiaTheme="minorEastAsia" w:hAnsiTheme="minorHAnsi" w:cstheme="minorBidi"/>
          <w:noProof/>
          <w:color w:val="auto"/>
          <w:sz w:val="24"/>
          <w:szCs w:val="24"/>
          <w:lang w:val="en-US" w:eastAsia="ja-JP"/>
        </w:rPr>
      </w:pPr>
      <w:del w:id="227" w:author="Claude Nanjo" w:date="2016-11-23T21:01:00Z">
        <w:r w:rsidDel="008275AA">
          <w:rPr>
            <w:noProof/>
          </w:rPr>
          <w:delText>Procedures</w:delText>
        </w:r>
        <w:r w:rsidDel="008275AA">
          <w:rPr>
            <w:noProof/>
          </w:rPr>
          <w:tab/>
          <w:delText>38</w:delText>
        </w:r>
      </w:del>
    </w:p>
    <w:p w14:paraId="009C0CD3" w14:textId="77777777" w:rsidR="006E63EC" w:rsidDel="008275AA" w:rsidRDefault="006E63EC">
      <w:pPr>
        <w:pStyle w:val="TOC1"/>
        <w:tabs>
          <w:tab w:val="left" w:pos="407"/>
        </w:tabs>
        <w:rPr>
          <w:del w:id="228" w:author="Claude Nanjo" w:date="2016-11-23T21:01:00Z"/>
          <w:rFonts w:asciiTheme="minorHAnsi" w:eastAsiaTheme="minorEastAsia" w:hAnsiTheme="minorHAnsi" w:cstheme="minorBidi"/>
          <w:noProof/>
          <w:color w:val="auto"/>
          <w:sz w:val="24"/>
          <w:szCs w:val="24"/>
          <w:lang w:val="en-US" w:eastAsia="ja-JP"/>
        </w:rPr>
      </w:pPr>
      <w:del w:id="229" w:author="Claude Nanjo" w:date="2016-11-23T21:01:00Z">
        <w:r w:rsidDel="008275AA">
          <w:rPr>
            <w:noProof/>
          </w:rPr>
          <w:delText>2.</w:delText>
        </w:r>
        <w:r w:rsidDel="008275AA">
          <w:rPr>
            <w:rFonts w:asciiTheme="minorHAnsi" w:eastAsiaTheme="minorEastAsia" w:hAnsiTheme="minorHAnsi" w:cstheme="minorBidi"/>
            <w:noProof/>
            <w:color w:val="auto"/>
            <w:sz w:val="24"/>
            <w:szCs w:val="24"/>
            <w:lang w:val="en-US" w:eastAsia="ja-JP"/>
          </w:rPr>
          <w:tab/>
        </w:r>
        <w:r w:rsidDel="008275AA">
          <w:rPr>
            <w:noProof/>
          </w:rPr>
          <w:delText>Composition Patterns</w:delText>
        </w:r>
        <w:r w:rsidDel="008275AA">
          <w:rPr>
            <w:noProof/>
          </w:rPr>
          <w:tab/>
          <w:delText>39</w:delText>
        </w:r>
      </w:del>
    </w:p>
    <w:p w14:paraId="7DA4B0F9" w14:textId="77777777" w:rsidR="006E63EC" w:rsidDel="008275AA" w:rsidRDefault="006E63EC">
      <w:pPr>
        <w:pStyle w:val="TOC1"/>
        <w:tabs>
          <w:tab w:val="left" w:pos="407"/>
        </w:tabs>
        <w:rPr>
          <w:del w:id="230" w:author="Claude Nanjo" w:date="2016-11-23T21:01:00Z"/>
          <w:rFonts w:asciiTheme="minorHAnsi" w:eastAsiaTheme="minorEastAsia" w:hAnsiTheme="minorHAnsi" w:cstheme="minorBidi"/>
          <w:noProof/>
          <w:color w:val="auto"/>
          <w:sz w:val="24"/>
          <w:szCs w:val="24"/>
          <w:lang w:val="en-US" w:eastAsia="ja-JP"/>
        </w:rPr>
      </w:pPr>
      <w:del w:id="231" w:author="Claude Nanjo" w:date="2016-11-23T21:01:00Z">
        <w:r w:rsidDel="008275AA">
          <w:rPr>
            <w:noProof/>
          </w:rPr>
          <w:delText>2.</w:delText>
        </w:r>
        <w:r w:rsidDel="008275AA">
          <w:rPr>
            <w:rFonts w:asciiTheme="minorHAnsi" w:eastAsiaTheme="minorEastAsia" w:hAnsiTheme="minorHAnsi" w:cstheme="minorBidi"/>
            <w:noProof/>
            <w:color w:val="auto"/>
            <w:sz w:val="24"/>
            <w:szCs w:val="24"/>
            <w:lang w:val="en-US" w:eastAsia="ja-JP"/>
          </w:rPr>
          <w:tab/>
        </w:r>
        <w:r w:rsidDel="008275AA">
          <w:rPr>
            <w:noProof/>
          </w:rPr>
          <w:delText>Modelling Style</w:delText>
        </w:r>
        <w:r w:rsidDel="008275AA">
          <w:rPr>
            <w:noProof/>
          </w:rPr>
          <w:tab/>
          <w:delText>40</w:delText>
        </w:r>
      </w:del>
    </w:p>
    <w:p w14:paraId="322634C0" w14:textId="77777777" w:rsidR="006E63EC" w:rsidDel="008275AA" w:rsidRDefault="006E63EC">
      <w:pPr>
        <w:pStyle w:val="TOC1"/>
        <w:tabs>
          <w:tab w:val="left" w:pos="574"/>
        </w:tabs>
        <w:rPr>
          <w:del w:id="232" w:author="Claude Nanjo" w:date="2016-11-23T21:01:00Z"/>
          <w:rFonts w:asciiTheme="minorHAnsi" w:eastAsiaTheme="minorEastAsia" w:hAnsiTheme="minorHAnsi" w:cstheme="minorBidi"/>
          <w:noProof/>
          <w:color w:val="auto"/>
          <w:sz w:val="24"/>
          <w:szCs w:val="24"/>
          <w:lang w:val="en-US" w:eastAsia="ja-JP"/>
        </w:rPr>
      </w:pPr>
      <w:del w:id="233" w:author="Claude Nanjo" w:date="2016-11-23T21:01:00Z">
        <w:r w:rsidDel="008275AA">
          <w:rPr>
            <w:noProof/>
          </w:rPr>
          <w:delText>6.1.</w:delText>
        </w:r>
        <w:r w:rsidDel="008275AA">
          <w:rPr>
            <w:rFonts w:asciiTheme="minorHAnsi" w:eastAsiaTheme="minorEastAsia" w:hAnsiTheme="minorHAnsi" w:cstheme="minorBidi"/>
            <w:noProof/>
            <w:color w:val="auto"/>
            <w:sz w:val="24"/>
            <w:szCs w:val="24"/>
            <w:lang w:val="en-US" w:eastAsia="ja-JP"/>
          </w:rPr>
          <w:tab/>
        </w:r>
        <w:r w:rsidDel="008275AA">
          <w:rPr>
            <w:noProof/>
          </w:rPr>
          <w:delText>Quality Criteria</w:delText>
        </w:r>
        <w:r w:rsidDel="008275AA">
          <w:rPr>
            <w:noProof/>
          </w:rPr>
          <w:tab/>
          <w:delText>40</w:delText>
        </w:r>
      </w:del>
    </w:p>
    <w:p w14:paraId="7EC2652A" w14:textId="77777777" w:rsidR="006E63EC" w:rsidDel="008275AA" w:rsidRDefault="006E63EC">
      <w:pPr>
        <w:pStyle w:val="TOC1"/>
        <w:tabs>
          <w:tab w:val="left" w:pos="574"/>
        </w:tabs>
        <w:rPr>
          <w:del w:id="234" w:author="Claude Nanjo" w:date="2016-11-23T21:01:00Z"/>
          <w:rFonts w:asciiTheme="minorHAnsi" w:eastAsiaTheme="minorEastAsia" w:hAnsiTheme="minorHAnsi" w:cstheme="minorBidi"/>
          <w:noProof/>
          <w:color w:val="auto"/>
          <w:sz w:val="24"/>
          <w:szCs w:val="24"/>
          <w:lang w:val="en-US" w:eastAsia="ja-JP"/>
        </w:rPr>
      </w:pPr>
      <w:del w:id="235" w:author="Claude Nanjo" w:date="2016-11-23T21:01:00Z">
        <w:r w:rsidDel="008275AA">
          <w:rPr>
            <w:noProof/>
          </w:rPr>
          <w:delText>6.2.</w:delText>
        </w:r>
        <w:r w:rsidDel="008275AA">
          <w:rPr>
            <w:rFonts w:asciiTheme="minorHAnsi" w:eastAsiaTheme="minorEastAsia" w:hAnsiTheme="minorHAnsi" w:cstheme="minorBidi"/>
            <w:noProof/>
            <w:color w:val="auto"/>
            <w:sz w:val="24"/>
            <w:szCs w:val="24"/>
            <w:lang w:val="en-US" w:eastAsia="ja-JP"/>
          </w:rPr>
          <w:tab/>
        </w:r>
        <w:r w:rsidDel="008275AA">
          <w:rPr>
            <w:noProof/>
          </w:rPr>
          <w:delText>Scope of Clinical Models</w:delText>
        </w:r>
        <w:r w:rsidDel="008275AA">
          <w:rPr>
            <w:noProof/>
          </w:rPr>
          <w:tab/>
          <w:delText>40</w:delText>
        </w:r>
      </w:del>
    </w:p>
    <w:p w14:paraId="02AFFE0A" w14:textId="77777777" w:rsidR="006E63EC" w:rsidDel="008275AA" w:rsidRDefault="006E63EC">
      <w:pPr>
        <w:pStyle w:val="TOC1"/>
        <w:tabs>
          <w:tab w:val="left" w:pos="574"/>
        </w:tabs>
        <w:rPr>
          <w:del w:id="236" w:author="Claude Nanjo" w:date="2016-11-23T21:01:00Z"/>
          <w:rFonts w:asciiTheme="minorHAnsi" w:eastAsiaTheme="minorEastAsia" w:hAnsiTheme="minorHAnsi" w:cstheme="minorBidi"/>
          <w:noProof/>
          <w:color w:val="auto"/>
          <w:sz w:val="24"/>
          <w:szCs w:val="24"/>
          <w:lang w:val="en-US" w:eastAsia="ja-JP"/>
        </w:rPr>
      </w:pPr>
      <w:del w:id="237" w:author="Claude Nanjo" w:date="2016-11-23T21:01:00Z">
        <w:r w:rsidDel="008275AA">
          <w:rPr>
            <w:noProof/>
          </w:rPr>
          <w:delText>6.3.</w:delText>
        </w:r>
        <w:r w:rsidDel="008275AA">
          <w:rPr>
            <w:rFonts w:asciiTheme="minorHAnsi" w:eastAsiaTheme="minorEastAsia" w:hAnsiTheme="minorHAnsi" w:cstheme="minorBidi"/>
            <w:noProof/>
            <w:color w:val="auto"/>
            <w:sz w:val="24"/>
            <w:szCs w:val="24"/>
            <w:lang w:val="en-US" w:eastAsia="ja-JP"/>
          </w:rPr>
          <w:tab/>
        </w:r>
        <w:r w:rsidDel="008275AA">
          <w:rPr>
            <w:noProof/>
          </w:rPr>
          <w:delText>Granularity of Clinical Models</w:delText>
        </w:r>
        <w:r w:rsidDel="008275AA">
          <w:rPr>
            <w:noProof/>
          </w:rPr>
          <w:tab/>
          <w:delText>41</w:delText>
        </w:r>
      </w:del>
    </w:p>
    <w:p w14:paraId="34B169D3" w14:textId="77777777" w:rsidR="006E63EC" w:rsidDel="008275AA" w:rsidRDefault="006E63EC">
      <w:pPr>
        <w:pStyle w:val="TOC1"/>
        <w:tabs>
          <w:tab w:val="left" w:pos="574"/>
        </w:tabs>
        <w:rPr>
          <w:del w:id="238" w:author="Claude Nanjo" w:date="2016-11-23T21:01:00Z"/>
          <w:rFonts w:asciiTheme="minorHAnsi" w:eastAsiaTheme="minorEastAsia" w:hAnsiTheme="minorHAnsi" w:cstheme="minorBidi"/>
          <w:noProof/>
          <w:color w:val="auto"/>
          <w:sz w:val="24"/>
          <w:szCs w:val="24"/>
          <w:lang w:val="en-US" w:eastAsia="ja-JP"/>
        </w:rPr>
      </w:pPr>
      <w:del w:id="239" w:author="Claude Nanjo" w:date="2016-11-23T21:01:00Z">
        <w:r w:rsidDel="008275AA">
          <w:rPr>
            <w:noProof/>
          </w:rPr>
          <w:delText>6.4.</w:delText>
        </w:r>
        <w:r w:rsidDel="008275AA">
          <w:rPr>
            <w:rFonts w:asciiTheme="minorHAnsi" w:eastAsiaTheme="minorEastAsia" w:hAnsiTheme="minorHAnsi" w:cstheme="minorBidi"/>
            <w:noProof/>
            <w:color w:val="auto"/>
            <w:sz w:val="24"/>
            <w:szCs w:val="24"/>
            <w:lang w:val="en-US" w:eastAsia="ja-JP"/>
          </w:rPr>
          <w:tab/>
        </w:r>
        <w:r w:rsidDel="008275AA">
          <w:rPr>
            <w:noProof/>
          </w:rPr>
          <w:delText>Consistency and Reuse</w:delText>
        </w:r>
        <w:r w:rsidDel="008275AA">
          <w:rPr>
            <w:noProof/>
          </w:rPr>
          <w:tab/>
          <w:delText>41</w:delText>
        </w:r>
      </w:del>
    </w:p>
    <w:p w14:paraId="1535933B" w14:textId="77777777" w:rsidR="006E63EC" w:rsidDel="008275AA" w:rsidRDefault="006E63EC">
      <w:pPr>
        <w:pStyle w:val="TOC1"/>
        <w:tabs>
          <w:tab w:val="left" w:pos="574"/>
        </w:tabs>
        <w:rPr>
          <w:del w:id="240" w:author="Claude Nanjo" w:date="2016-11-23T21:01:00Z"/>
          <w:rFonts w:asciiTheme="minorHAnsi" w:eastAsiaTheme="minorEastAsia" w:hAnsiTheme="minorHAnsi" w:cstheme="minorBidi"/>
          <w:noProof/>
          <w:color w:val="auto"/>
          <w:sz w:val="24"/>
          <w:szCs w:val="24"/>
          <w:lang w:val="en-US" w:eastAsia="ja-JP"/>
        </w:rPr>
      </w:pPr>
      <w:del w:id="241" w:author="Claude Nanjo" w:date="2016-11-23T21:01:00Z">
        <w:r w:rsidDel="008275AA">
          <w:rPr>
            <w:noProof/>
          </w:rPr>
          <w:delText>6.5.</w:delText>
        </w:r>
        <w:r w:rsidDel="008275AA">
          <w:rPr>
            <w:rFonts w:asciiTheme="minorHAnsi" w:eastAsiaTheme="minorEastAsia" w:hAnsiTheme="minorHAnsi" w:cstheme="minorBidi"/>
            <w:noProof/>
            <w:color w:val="auto"/>
            <w:sz w:val="24"/>
            <w:szCs w:val="24"/>
            <w:lang w:val="en-US" w:eastAsia="ja-JP"/>
          </w:rPr>
          <w:tab/>
        </w:r>
        <w:r w:rsidDel="008275AA">
          <w:rPr>
            <w:noProof/>
          </w:rPr>
          <w:delText>Isosemantic Models</w:delText>
        </w:r>
        <w:r w:rsidDel="008275AA">
          <w:rPr>
            <w:noProof/>
          </w:rPr>
          <w:tab/>
          <w:delText>41</w:delText>
        </w:r>
      </w:del>
    </w:p>
    <w:p w14:paraId="435E052B" w14:textId="77777777" w:rsidR="006E63EC" w:rsidDel="008275AA" w:rsidRDefault="006E63EC">
      <w:pPr>
        <w:pStyle w:val="TOC1"/>
        <w:tabs>
          <w:tab w:val="left" w:pos="574"/>
        </w:tabs>
        <w:rPr>
          <w:del w:id="242" w:author="Claude Nanjo" w:date="2016-11-23T21:01:00Z"/>
          <w:rFonts w:asciiTheme="minorHAnsi" w:eastAsiaTheme="minorEastAsia" w:hAnsiTheme="minorHAnsi" w:cstheme="minorBidi"/>
          <w:noProof/>
          <w:color w:val="auto"/>
          <w:sz w:val="24"/>
          <w:szCs w:val="24"/>
          <w:lang w:val="en-US" w:eastAsia="ja-JP"/>
        </w:rPr>
      </w:pPr>
      <w:del w:id="243" w:author="Claude Nanjo" w:date="2016-11-23T21:01:00Z">
        <w:r w:rsidDel="008275AA">
          <w:rPr>
            <w:noProof/>
          </w:rPr>
          <w:delText>6.6.</w:delText>
        </w:r>
        <w:r w:rsidDel="008275AA">
          <w:rPr>
            <w:rFonts w:asciiTheme="minorHAnsi" w:eastAsiaTheme="minorEastAsia" w:hAnsiTheme="minorHAnsi" w:cstheme="minorBidi"/>
            <w:noProof/>
            <w:color w:val="auto"/>
            <w:sz w:val="24"/>
            <w:szCs w:val="24"/>
            <w:lang w:val="en-US" w:eastAsia="ja-JP"/>
          </w:rPr>
          <w:tab/>
        </w:r>
        <w:r w:rsidDel="008275AA">
          <w:rPr>
            <w:noProof/>
          </w:rPr>
          <w:delText>Terminology Binding</w:delText>
        </w:r>
        <w:r w:rsidDel="008275AA">
          <w:rPr>
            <w:noProof/>
          </w:rPr>
          <w:tab/>
          <w:delText>43</w:delText>
        </w:r>
      </w:del>
    </w:p>
    <w:p w14:paraId="08F90815" w14:textId="77777777" w:rsidR="006E63EC" w:rsidDel="008275AA" w:rsidRDefault="006E63EC">
      <w:pPr>
        <w:pStyle w:val="TOC2"/>
        <w:tabs>
          <w:tab w:val="right" w:leader="dot" w:pos="8630"/>
        </w:tabs>
        <w:rPr>
          <w:del w:id="244" w:author="Claude Nanjo" w:date="2016-11-23T21:01:00Z"/>
          <w:rFonts w:asciiTheme="minorHAnsi" w:eastAsiaTheme="minorEastAsia" w:hAnsiTheme="minorHAnsi" w:cstheme="minorBidi"/>
          <w:noProof/>
          <w:color w:val="auto"/>
          <w:sz w:val="24"/>
          <w:szCs w:val="24"/>
          <w:lang w:val="en-US" w:eastAsia="ja-JP"/>
        </w:rPr>
      </w:pPr>
      <w:del w:id="245" w:author="Claude Nanjo" w:date="2016-11-23T21:01:00Z">
        <w:r w:rsidDel="008275AA">
          <w:rPr>
            <w:noProof/>
          </w:rPr>
          <w:delText>6.6.1 Terminology Binding Guidelines</w:delText>
        </w:r>
        <w:r w:rsidDel="008275AA">
          <w:rPr>
            <w:noProof/>
          </w:rPr>
          <w:tab/>
          <w:delText>44</w:delText>
        </w:r>
      </w:del>
    </w:p>
    <w:p w14:paraId="54B7CFB7" w14:textId="77777777" w:rsidR="006E63EC" w:rsidDel="008275AA" w:rsidRDefault="006E63EC">
      <w:pPr>
        <w:pStyle w:val="TOC3"/>
        <w:tabs>
          <w:tab w:val="right" w:leader="dot" w:pos="8630"/>
        </w:tabs>
        <w:rPr>
          <w:del w:id="246" w:author="Claude Nanjo" w:date="2016-11-23T21:01:00Z"/>
          <w:rFonts w:asciiTheme="minorHAnsi" w:eastAsiaTheme="minorEastAsia" w:hAnsiTheme="minorHAnsi" w:cstheme="minorBidi"/>
          <w:noProof/>
          <w:color w:val="auto"/>
          <w:sz w:val="24"/>
          <w:szCs w:val="24"/>
          <w:lang w:val="en-US" w:eastAsia="ja-JP"/>
        </w:rPr>
      </w:pPr>
      <w:del w:id="247" w:author="Claude Nanjo" w:date="2016-11-23T21:01:00Z">
        <w:r w:rsidDel="008275AA">
          <w:rPr>
            <w:noProof/>
          </w:rPr>
          <w:delText>Attribute Binding</w:delText>
        </w:r>
        <w:r w:rsidDel="008275AA">
          <w:rPr>
            <w:noProof/>
          </w:rPr>
          <w:tab/>
          <w:delText>44</w:delText>
        </w:r>
      </w:del>
    </w:p>
    <w:p w14:paraId="2AA88143" w14:textId="77777777" w:rsidR="006E63EC" w:rsidDel="008275AA" w:rsidRDefault="006E63EC">
      <w:pPr>
        <w:pStyle w:val="TOC3"/>
        <w:tabs>
          <w:tab w:val="right" w:leader="dot" w:pos="8630"/>
        </w:tabs>
        <w:rPr>
          <w:del w:id="248" w:author="Claude Nanjo" w:date="2016-11-23T21:01:00Z"/>
          <w:rFonts w:asciiTheme="minorHAnsi" w:eastAsiaTheme="minorEastAsia" w:hAnsiTheme="minorHAnsi" w:cstheme="minorBidi"/>
          <w:noProof/>
          <w:color w:val="auto"/>
          <w:sz w:val="24"/>
          <w:szCs w:val="24"/>
          <w:lang w:val="en-US" w:eastAsia="ja-JP"/>
        </w:rPr>
      </w:pPr>
      <w:del w:id="249" w:author="Claude Nanjo" w:date="2016-11-23T21:01:00Z">
        <w:r w:rsidDel="008275AA">
          <w:rPr>
            <w:noProof/>
          </w:rPr>
          <w:delText>Value Binding</w:delText>
        </w:r>
        <w:r w:rsidDel="008275AA">
          <w:rPr>
            <w:noProof/>
          </w:rPr>
          <w:tab/>
          <w:delText>45</w:delText>
        </w:r>
      </w:del>
    </w:p>
    <w:p w14:paraId="1D73C2C1" w14:textId="77777777" w:rsidR="006E63EC" w:rsidDel="008275AA" w:rsidRDefault="006E63EC">
      <w:pPr>
        <w:pStyle w:val="TOC2"/>
        <w:tabs>
          <w:tab w:val="right" w:leader="dot" w:pos="8630"/>
        </w:tabs>
        <w:rPr>
          <w:del w:id="250" w:author="Claude Nanjo" w:date="2016-11-23T21:01:00Z"/>
          <w:rFonts w:asciiTheme="minorHAnsi" w:eastAsiaTheme="minorEastAsia" w:hAnsiTheme="minorHAnsi" w:cstheme="minorBidi"/>
          <w:noProof/>
          <w:color w:val="auto"/>
          <w:sz w:val="24"/>
          <w:szCs w:val="24"/>
          <w:lang w:val="en-US" w:eastAsia="ja-JP"/>
        </w:rPr>
      </w:pPr>
      <w:del w:id="251" w:author="Claude Nanjo" w:date="2016-11-23T21:01:00Z">
        <w:r w:rsidDel="008275AA">
          <w:rPr>
            <w:noProof/>
          </w:rPr>
          <w:delText>6.6.4 Linkage Relationships</w:delText>
        </w:r>
        <w:r w:rsidDel="008275AA">
          <w:rPr>
            <w:noProof/>
          </w:rPr>
          <w:tab/>
          <w:delText>46</w:delText>
        </w:r>
      </w:del>
    </w:p>
    <w:p w14:paraId="7D0330AA" w14:textId="77777777" w:rsidR="006E63EC" w:rsidDel="008275AA" w:rsidRDefault="006E63EC">
      <w:pPr>
        <w:pStyle w:val="TOC2"/>
        <w:tabs>
          <w:tab w:val="right" w:leader="dot" w:pos="8630"/>
        </w:tabs>
        <w:rPr>
          <w:del w:id="252" w:author="Claude Nanjo" w:date="2016-11-23T21:01:00Z"/>
          <w:rFonts w:asciiTheme="minorHAnsi" w:eastAsiaTheme="minorEastAsia" w:hAnsiTheme="minorHAnsi" w:cstheme="minorBidi"/>
          <w:noProof/>
          <w:color w:val="auto"/>
          <w:sz w:val="24"/>
          <w:szCs w:val="24"/>
          <w:lang w:val="en-US" w:eastAsia="ja-JP"/>
        </w:rPr>
      </w:pPr>
      <w:del w:id="253" w:author="Claude Nanjo" w:date="2016-11-23T21:01:00Z">
        <w:r w:rsidDel="008275AA">
          <w:rPr>
            <w:noProof/>
          </w:rPr>
          <w:delText>6.6.5 Linkage Relationships</w:delText>
        </w:r>
        <w:r w:rsidDel="008275AA">
          <w:rPr>
            <w:noProof/>
          </w:rPr>
          <w:tab/>
          <w:delText>46</w:delText>
        </w:r>
      </w:del>
    </w:p>
    <w:p w14:paraId="7E6EDFB1" w14:textId="77777777" w:rsidR="006E63EC" w:rsidDel="008275AA" w:rsidRDefault="006E63EC">
      <w:pPr>
        <w:pStyle w:val="TOC1"/>
        <w:tabs>
          <w:tab w:val="left" w:pos="574"/>
        </w:tabs>
        <w:rPr>
          <w:del w:id="254" w:author="Claude Nanjo" w:date="2016-11-23T21:01:00Z"/>
          <w:rFonts w:asciiTheme="minorHAnsi" w:eastAsiaTheme="minorEastAsia" w:hAnsiTheme="minorHAnsi" w:cstheme="minorBidi"/>
          <w:noProof/>
          <w:color w:val="auto"/>
          <w:sz w:val="24"/>
          <w:szCs w:val="24"/>
          <w:lang w:val="en-US" w:eastAsia="ja-JP"/>
        </w:rPr>
      </w:pPr>
      <w:del w:id="255" w:author="Claude Nanjo" w:date="2016-11-23T21:01:00Z">
        <w:r w:rsidDel="008275AA">
          <w:rPr>
            <w:noProof/>
          </w:rPr>
          <w:delText>6.7.</w:delText>
        </w:r>
        <w:r w:rsidDel="008275AA">
          <w:rPr>
            <w:rFonts w:asciiTheme="minorHAnsi" w:eastAsiaTheme="minorEastAsia" w:hAnsiTheme="minorHAnsi" w:cstheme="minorBidi"/>
            <w:noProof/>
            <w:color w:val="auto"/>
            <w:sz w:val="24"/>
            <w:szCs w:val="24"/>
            <w:lang w:val="en-US" w:eastAsia="ja-JP"/>
          </w:rPr>
          <w:tab/>
        </w:r>
        <w:r w:rsidDel="008275AA">
          <w:rPr>
            <w:noProof/>
          </w:rPr>
          <w:delText>CIMI Alignment with FHIR</w:delText>
        </w:r>
        <w:r w:rsidDel="008275AA">
          <w:rPr>
            <w:noProof/>
          </w:rPr>
          <w:tab/>
          <w:delText>46</w:delText>
        </w:r>
      </w:del>
    </w:p>
    <w:p w14:paraId="7E8885E7" w14:textId="77777777" w:rsidR="006E63EC" w:rsidDel="008275AA" w:rsidRDefault="006E63EC">
      <w:pPr>
        <w:pStyle w:val="TOC1"/>
        <w:tabs>
          <w:tab w:val="left" w:pos="407"/>
        </w:tabs>
        <w:rPr>
          <w:del w:id="256" w:author="Claude Nanjo" w:date="2016-11-23T21:01:00Z"/>
          <w:rFonts w:asciiTheme="minorHAnsi" w:eastAsiaTheme="minorEastAsia" w:hAnsiTheme="minorHAnsi" w:cstheme="minorBidi"/>
          <w:noProof/>
          <w:color w:val="auto"/>
          <w:sz w:val="24"/>
          <w:szCs w:val="24"/>
          <w:lang w:val="en-US" w:eastAsia="ja-JP"/>
        </w:rPr>
      </w:pPr>
      <w:del w:id="257" w:author="Claude Nanjo" w:date="2016-11-23T21:01:00Z">
        <w:r w:rsidDel="008275AA">
          <w:rPr>
            <w:noProof/>
          </w:rPr>
          <w:delText>5.</w:delText>
        </w:r>
        <w:r w:rsidDel="008275AA">
          <w:rPr>
            <w:rFonts w:asciiTheme="minorHAnsi" w:eastAsiaTheme="minorEastAsia" w:hAnsiTheme="minorHAnsi" w:cstheme="minorBidi"/>
            <w:noProof/>
            <w:color w:val="auto"/>
            <w:sz w:val="24"/>
            <w:szCs w:val="24"/>
            <w:lang w:val="en-US" w:eastAsia="ja-JP"/>
          </w:rPr>
          <w:tab/>
        </w:r>
        <w:r w:rsidDel="008275AA">
          <w:rPr>
            <w:noProof/>
          </w:rPr>
          <w:delText>Modelling Methodology</w:delText>
        </w:r>
        <w:r w:rsidDel="008275AA">
          <w:rPr>
            <w:noProof/>
          </w:rPr>
          <w:tab/>
          <w:delText>47</w:delText>
        </w:r>
      </w:del>
    </w:p>
    <w:p w14:paraId="21EF40A1" w14:textId="77777777" w:rsidR="004B1CDF" w:rsidRDefault="004B1CDF" w:rsidP="004B1CDF">
      <w:r>
        <w:fldChar w:fldCharType="end"/>
      </w:r>
      <w:bookmarkStart w:id="258" w:name="_GoBack"/>
      <w:bookmarkEnd w:id="258"/>
    </w:p>
    <w:p w14:paraId="728F1815" w14:textId="77777777" w:rsidR="004B1CDF" w:rsidRDefault="004B1CDF" w:rsidP="004B1CDF">
      <w:r>
        <w:br w:type="page"/>
      </w:r>
    </w:p>
    <w:tbl>
      <w:tblPr>
        <w:tblW w:w="50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2"/>
        <w:gridCol w:w="728"/>
        <w:gridCol w:w="928"/>
        <w:gridCol w:w="6376"/>
      </w:tblGrid>
      <w:tr w:rsidR="004B1CDF" w:rsidRPr="00B3079E" w14:paraId="46E7EE9F" w14:textId="77777777" w:rsidTr="00102544">
        <w:trPr>
          <w:trHeight w:val="407"/>
        </w:trPr>
        <w:tc>
          <w:tcPr>
            <w:tcW w:w="456" w:type="pct"/>
            <w:tcBorders>
              <w:top w:val="single" w:sz="4" w:space="0" w:color="auto"/>
              <w:left w:val="single" w:sz="4" w:space="0" w:color="auto"/>
              <w:bottom w:val="single" w:sz="4" w:space="0" w:color="auto"/>
              <w:right w:val="single" w:sz="4" w:space="0" w:color="auto"/>
            </w:tcBorders>
            <w:shd w:val="clear" w:color="auto" w:fill="C0C0C0"/>
          </w:tcPr>
          <w:p w14:paraId="769BD549" w14:textId="77777777" w:rsidR="004B1CDF" w:rsidRPr="00B3079E" w:rsidRDefault="004B1CDF" w:rsidP="00102544">
            <w:pPr>
              <w:pStyle w:val="TableHeader"/>
            </w:pPr>
            <w:r w:rsidRPr="00B3079E">
              <w:lastRenderedPageBreak/>
              <w:t>Version</w:t>
            </w:r>
          </w:p>
        </w:tc>
        <w:tc>
          <w:tcPr>
            <w:tcW w:w="394" w:type="pct"/>
            <w:tcBorders>
              <w:top w:val="single" w:sz="4" w:space="0" w:color="auto"/>
              <w:left w:val="single" w:sz="4" w:space="0" w:color="auto"/>
              <w:bottom w:val="single" w:sz="4" w:space="0" w:color="auto"/>
              <w:right w:val="single" w:sz="4" w:space="0" w:color="auto"/>
            </w:tcBorders>
            <w:shd w:val="clear" w:color="auto" w:fill="C0C0C0"/>
          </w:tcPr>
          <w:p w14:paraId="535254DE" w14:textId="77777777" w:rsidR="004B1CDF" w:rsidRPr="00B3079E" w:rsidRDefault="004B1CDF" w:rsidP="00102544">
            <w:pPr>
              <w:pStyle w:val="TableHeader"/>
            </w:pPr>
            <w:r w:rsidRPr="00B3079E">
              <w:t>Date</w:t>
            </w:r>
          </w:p>
        </w:tc>
        <w:tc>
          <w:tcPr>
            <w:tcW w:w="502" w:type="pct"/>
            <w:tcBorders>
              <w:top w:val="single" w:sz="4" w:space="0" w:color="auto"/>
              <w:left w:val="single" w:sz="4" w:space="0" w:color="auto"/>
              <w:bottom w:val="single" w:sz="4" w:space="0" w:color="auto"/>
              <w:right w:val="single" w:sz="4" w:space="0" w:color="auto"/>
            </w:tcBorders>
            <w:shd w:val="clear" w:color="auto" w:fill="C0C0C0"/>
          </w:tcPr>
          <w:p w14:paraId="188EB286" w14:textId="77777777" w:rsidR="004B1CDF" w:rsidRPr="00B3079E" w:rsidRDefault="004B1CDF" w:rsidP="00102544">
            <w:pPr>
              <w:pStyle w:val="TableHeader"/>
            </w:pPr>
            <w:r>
              <w:t>Author</w:t>
            </w:r>
          </w:p>
        </w:tc>
        <w:tc>
          <w:tcPr>
            <w:tcW w:w="3648" w:type="pct"/>
            <w:tcBorders>
              <w:top w:val="single" w:sz="4" w:space="0" w:color="auto"/>
              <w:left w:val="single" w:sz="4" w:space="0" w:color="auto"/>
              <w:bottom w:val="single" w:sz="4" w:space="0" w:color="auto"/>
              <w:right w:val="single" w:sz="4" w:space="0" w:color="auto"/>
            </w:tcBorders>
            <w:shd w:val="clear" w:color="auto" w:fill="C0C0C0"/>
          </w:tcPr>
          <w:p w14:paraId="35638B68" w14:textId="77777777" w:rsidR="004B1CDF" w:rsidRPr="00B3079E" w:rsidRDefault="004B1CDF" w:rsidP="00102544">
            <w:pPr>
              <w:pStyle w:val="TableHeader"/>
            </w:pPr>
            <w:r w:rsidRPr="00B3079E">
              <w:t>Amendment History</w:t>
            </w:r>
          </w:p>
        </w:tc>
      </w:tr>
      <w:tr w:rsidR="004B1CDF" w:rsidRPr="00B3079E" w14:paraId="6462A234" w14:textId="77777777" w:rsidTr="00102544">
        <w:trPr>
          <w:trHeight w:val="701"/>
        </w:trPr>
        <w:tc>
          <w:tcPr>
            <w:tcW w:w="456" w:type="pct"/>
            <w:tcBorders>
              <w:top w:val="single" w:sz="4" w:space="0" w:color="auto"/>
              <w:left w:val="single" w:sz="4" w:space="0" w:color="auto"/>
              <w:bottom w:val="single" w:sz="4" w:space="0" w:color="auto"/>
              <w:right w:val="single" w:sz="4" w:space="0" w:color="auto"/>
            </w:tcBorders>
            <w:shd w:val="clear" w:color="auto" w:fill="auto"/>
          </w:tcPr>
          <w:p w14:paraId="4ABA1B6F" w14:textId="77777777" w:rsidR="004B1CDF" w:rsidRPr="00B3079E" w:rsidRDefault="004B1CDF" w:rsidP="00102544">
            <w:pPr>
              <w:pStyle w:val="TableText"/>
            </w:pPr>
            <w:r w:rsidRPr="00B3079E">
              <w:t>0.1</w:t>
            </w:r>
          </w:p>
        </w:tc>
        <w:tc>
          <w:tcPr>
            <w:tcW w:w="394" w:type="pct"/>
            <w:tcBorders>
              <w:top w:val="single" w:sz="4" w:space="0" w:color="auto"/>
              <w:left w:val="single" w:sz="4" w:space="0" w:color="auto"/>
              <w:bottom w:val="single" w:sz="4" w:space="0" w:color="auto"/>
              <w:right w:val="single" w:sz="4" w:space="0" w:color="auto"/>
            </w:tcBorders>
            <w:shd w:val="clear" w:color="auto" w:fill="auto"/>
          </w:tcPr>
          <w:p w14:paraId="60BB4AB6" w14:textId="77777777" w:rsidR="004B1CDF" w:rsidRPr="00B3079E" w:rsidRDefault="004B1CDF" w:rsidP="00102544">
            <w:pPr>
              <w:pStyle w:val="TableText"/>
            </w:pPr>
            <w:r w:rsidRPr="00B3079E">
              <w:t>20</w:t>
            </w:r>
            <w:r>
              <w:t>12-09</w:t>
            </w:r>
            <w:r w:rsidRPr="00B3079E">
              <w:t>-</w:t>
            </w:r>
            <w:r>
              <w:t>13</w:t>
            </w:r>
          </w:p>
        </w:tc>
        <w:tc>
          <w:tcPr>
            <w:tcW w:w="502" w:type="pct"/>
            <w:tcBorders>
              <w:top w:val="single" w:sz="4" w:space="0" w:color="auto"/>
              <w:left w:val="single" w:sz="4" w:space="0" w:color="auto"/>
              <w:bottom w:val="single" w:sz="4" w:space="0" w:color="auto"/>
              <w:right w:val="single" w:sz="4" w:space="0" w:color="auto"/>
            </w:tcBorders>
          </w:tcPr>
          <w:p w14:paraId="0C2E1CB6" w14:textId="77777777" w:rsidR="004B1CDF" w:rsidRPr="00B3079E" w:rsidRDefault="004B1CDF" w:rsidP="00102544">
            <w:pPr>
              <w:pStyle w:val="TableText"/>
            </w:pPr>
            <w:r>
              <w:t>Linda Bird</w:t>
            </w:r>
          </w:p>
        </w:tc>
        <w:tc>
          <w:tcPr>
            <w:tcW w:w="3648" w:type="pct"/>
            <w:tcBorders>
              <w:top w:val="single" w:sz="4" w:space="0" w:color="auto"/>
              <w:left w:val="single" w:sz="4" w:space="0" w:color="auto"/>
              <w:bottom w:val="single" w:sz="4" w:space="0" w:color="auto"/>
              <w:right w:val="single" w:sz="4" w:space="0" w:color="auto"/>
            </w:tcBorders>
            <w:shd w:val="clear" w:color="auto" w:fill="auto"/>
          </w:tcPr>
          <w:p w14:paraId="60101781" w14:textId="77777777" w:rsidR="004B1CDF" w:rsidRPr="00B3079E" w:rsidRDefault="004B1CDF" w:rsidP="00102544">
            <w:pPr>
              <w:pStyle w:val="TableText"/>
            </w:pPr>
            <w:r w:rsidRPr="00B3079E">
              <w:t>First draft for comment</w:t>
            </w:r>
          </w:p>
        </w:tc>
      </w:tr>
      <w:tr w:rsidR="004B1CDF" w:rsidRPr="00B3079E" w14:paraId="70AD1733" w14:textId="77777777" w:rsidTr="00102544">
        <w:trPr>
          <w:trHeight w:val="972"/>
        </w:trPr>
        <w:tc>
          <w:tcPr>
            <w:tcW w:w="456" w:type="pct"/>
            <w:vMerge w:val="restart"/>
            <w:tcBorders>
              <w:top w:val="single" w:sz="4" w:space="0" w:color="auto"/>
              <w:left w:val="single" w:sz="4" w:space="0" w:color="auto"/>
              <w:right w:val="single" w:sz="4" w:space="0" w:color="auto"/>
            </w:tcBorders>
            <w:shd w:val="clear" w:color="auto" w:fill="auto"/>
          </w:tcPr>
          <w:p w14:paraId="36F585C6" w14:textId="77777777" w:rsidR="004B1CDF" w:rsidRPr="00B3079E" w:rsidRDefault="004B1CDF" w:rsidP="00102544">
            <w:pPr>
              <w:pStyle w:val="TableText"/>
            </w:pPr>
            <w:r w:rsidRPr="00B3079E">
              <w:t>0.</w:t>
            </w:r>
            <w:r>
              <w:t>2</w:t>
            </w:r>
          </w:p>
        </w:tc>
        <w:tc>
          <w:tcPr>
            <w:tcW w:w="394" w:type="pct"/>
            <w:vMerge w:val="restart"/>
            <w:tcBorders>
              <w:top w:val="single" w:sz="4" w:space="0" w:color="auto"/>
              <w:left w:val="single" w:sz="4" w:space="0" w:color="auto"/>
              <w:right w:val="single" w:sz="4" w:space="0" w:color="auto"/>
            </w:tcBorders>
            <w:shd w:val="clear" w:color="auto" w:fill="auto"/>
          </w:tcPr>
          <w:p w14:paraId="0419D174" w14:textId="77777777" w:rsidR="004B1CDF" w:rsidRDefault="004B1CDF" w:rsidP="00102544">
            <w:pPr>
              <w:pStyle w:val="TableText"/>
            </w:pPr>
            <w:r w:rsidRPr="00B3079E">
              <w:t>20</w:t>
            </w:r>
            <w:r>
              <w:t>12</w:t>
            </w:r>
            <w:r w:rsidRPr="00B3079E">
              <w:t>-</w:t>
            </w:r>
            <w:r>
              <w:t>10</w:t>
            </w:r>
            <w:r w:rsidRPr="00B3079E">
              <w:t>-</w:t>
            </w:r>
            <w:r>
              <w:t>26</w:t>
            </w:r>
          </w:p>
        </w:tc>
        <w:tc>
          <w:tcPr>
            <w:tcW w:w="502" w:type="pct"/>
            <w:tcBorders>
              <w:top w:val="single" w:sz="4" w:space="0" w:color="auto"/>
              <w:left w:val="single" w:sz="4" w:space="0" w:color="auto"/>
              <w:right w:val="single" w:sz="4" w:space="0" w:color="auto"/>
            </w:tcBorders>
          </w:tcPr>
          <w:p w14:paraId="6D84FE6B" w14:textId="77777777" w:rsidR="004B1CDF" w:rsidRDefault="004B1CDF" w:rsidP="00102544">
            <w:pPr>
              <w:pStyle w:val="TableText"/>
            </w:pPr>
            <w:r>
              <w:t>Rahil Qamar Siddiqui</w:t>
            </w:r>
          </w:p>
        </w:tc>
        <w:tc>
          <w:tcPr>
            <w:tcW w:w="3648" w:type="pct"/>
            <w:tcBorders>
              <w:top w:val="single" w:sz="4" w:space="0" w:color="auto"/>
              <w:left w:val="single" w:sz="4" w:space="0" w:color="auto"/>
              <w:bottom w:val="single" w:sz="4" w:space="0" w:color="auto"/>
              <w:right w:val="single" w:sz="4" w:space="0" w:color="auto"/>
            </w:tcBorders>
            <w:shd w:val="clear" w:color="auto" w:fill="auto"/>
          </w:tcPr>
          <w:p w14:paraId="22214051" w14:textId="77777777" w:rsidR="004B1CDF" w:rsidRPr="00B3079E" w:rsidRDefault="004B1CDF" w:rsidP="00102544">
            <w:pPr>
              <w:pStyle w:val="TableText"/>
            </w:pPr>
            <w:r>
              <w:t xml:space="preserve">Revised section 6.6 on Terminology Binding </w:t>
            </w:r>
            <w:r w:rsidRPr="00B3079E">
              <w:t xml:space="preserve"> </w:t>
            </w:r>
          </w:p>
        </w:tc>
      </w:tr>
      <w:tr w:rsidR="004B1CDF" w:rsidRPr="00B3079E" w14:paraId="2A9F78E5" w14:textId="77777777" w:rsidTr="00102544">
        <w:trPr>
          <w:trHeight w:val="723"/>
        </w:trPr>
        <w:tc>
          <w:tcPr>
            <w:tcW w:w="456" w:type="pct"/>
            <w:vMerge/>
            <w:tcBorders>
              <w:left w:val="single" w:sz="4" w:space="0" w:color="auto"/>
              <w:right w:val="single" w:sz="4" w:space="0" w:color="auto"/>
            </w:tcBorders>
            <w:shd w:val="clear" w:color="auto" w:fill="auto"/>
          </w:tcPr>
          <w:p w14:paraId="3B5FED13" w14:textId="77777777" w:rsidR="004B1CDF" w:rsidRPr="00B3079E" w:rsidRDefault="004B1CDF" w:rsidP="00102544">
            <w:pPr>
              <w:pStyle w:val="TableText"/>
            </w:pPr>
          </w:p>
        </w:tc>
        <w:tc>
          <w:tcPr>
            <w:tcW w:w="394" w:type="pct"/>
            <w:vMerge/>
            <w:tcBorders>
              <w:left w:val="single" w:sz="4" w:space="0" w:color="auto"/>
              <w:right w:val="single" w:sz="4" w:space="0" w:color="auto"/>
            </w:tcBorders>
            <w:shd w:val="clear" w:color="auto" w:fill="auto"/>
          </w:tcPr>
          <w:p w14:paraId="6A16BAF5" w14:textId="77777777" w:rsidR="004B1CDF" w:rsidRPr="00B3079E" w:rsidRDefault="004B1CDF" w:rsidP="00102544">
            <w:pPr>
              <w:pStyle w:val="TableText"/>
            </w:pPr>
          </w:p>
        </w:tc>
        <w:tc>
          <w:tcPr>
            <w:tcW w:w="502" w:type="pct"/>
            <w:tcBorders>
              <w:left w:val="single" w:sz="4" w:space="0" w:color="auto"/>
              <w:right w:val="single" w:sz="4" w:space="0" w:color="auto"/>
            </w:tcBorders>
          </w:tcPr>
          <w:p w14:paraId="050F26AB" w14:textId="77777777" w:rsidR="004B1CDF" w:rsidRPr="00B3079E" w:rsidRDefault="004B1CDF" w:rsidP="00102544">
            <w:pPr>
              <w:pStyle w:val="TableText"/>
            </w:pPr>
          </w:p>
        </w:tc>
        <w:tc>
          <w:tcPr>
            <w:tcW w:w="3648" w:type="pct"/>
            <w:tcBorders>
              <w:top w:val="single" w:sz="4" w:space="0" w:color="auto"/>
              <w:left w:val="single" w:sz="4" w:space="0" w:color="auto"/>
              <w:bottom w:val="single" w:sz="4" w:space="0" w:color="auto"/>
              <w:right w:val="single" w:sz="4" w:space="0" w:color="auto"/>
            </w:tcBorders>
            <w:shd w:val="clear" w:color="auto" w:fill="auto"/>
          </w:tcPr>
          <w:p w14:paraId="314B238C" w14:textId="77777777" w:rsidR="004B1CDF" w:rsidRPr="00B3079E" w:rsidRDefault="004B1CDF" w:rsidP="00102544">
            <w:pPr>
              <w:pStyle w:val="TableText"/>
            </w:pPr>
            <w:r>
              <w:t>Added sub-sections 6.6.1 to 6.6.4 with preliminary details on the main types of terminology bindings within scope for CIMI. More details to be added in due course.</w:t>
            </w:r>
          </w:p>
        </w:tc>
      </w:tr>
      <w:tr w:rsidR="004B1CDF" w:rsidRPr="00B3079E" w14:paraId="680E2433" w14:textId="77777777" w:rsidTr="00102544">
        <w:trPr>
          <w:trHeight w:val="723"/>
        </w:trPr>
        <w:tc>
          <w:tcPr>
            <w:tcW w:w="456" w:type="pct"/>
            <w:tcBorders>
              <w:left w:val="single" w:sz="4" w:space="0" w:color="auto"/>
              <w:right w:val="single" w:sz="4" w:space="0" w:color="auto"/>
            </w:tcBorders>
            <w:shd w:val="clear" w:color="auto" w:fill="auto"/>
          </w:tcPr>
          <w:p w14:paraId="42EDA429" w14:textId="77777777" w:rsidR="004B1CDF" w:rsidRPr="00B3079E" w:rsidRDefault="004B1CDF" w:rsidP="00102544">
            <w:pPr>
              <w:pStyle w:val="TableText"/>
            </w:pPr>
            <w:r>
              <w:t>.03</w:t>
            </w:r>
          </w:p>
        </w:tc>
        <w:tc>
          <w:tcPr>
            <w:tcW w:w="394" w:type="pct"/>
            <w:tcBorders>
              <w:left w:val="single" w:sz="4" w:space="0" w:color="auto"/>
              <w:right w:val="single" w:sz="4" w:space="0" w:color="auto"/>
            </w:tcBorders>
            <w:shd w:val="clear" w:color="auto" w:fill="auto"/>
          </w:tcPr>
          <w:p w14:paraId="31BF90DD" w14:textId="77777777" w:rsidR="004B1CDF" w:rsidRPr="00B3079E" w:rsidRDefault="004B1CDF" w:rsidP="00102544">
            <w:pPr>
              <w:pStyle w:val="TableText"/>
            </w:pPr>
            <w:r>
              <w:t>2016-11-16</w:t>
            </w:r>
          </w:p>
        </w:tc>
        <w:tc>
          <w:tcPr>
            <w:tcW w:w="502" w:type="pct"/>
            <w:tcBorders>
              <w:left w:val="single" w:sz="4" w:space="0" w:color="auto"/>
              <w:right w:val="single" w:sz="4" w:space="0" w:color="auto"/>
            </w:tcBorders>
          </w:tcPr>
          <w:p w14:paraId="1D252B34" w14:textId="77777777" w:rsidR="004B1CDF" w:rsidRPr="00B3079E" w:rsidRDefault="004B1CDF" w:rsidP="00102544">
            <w:pPr>
              <w:pStyle w:val="TableText"/>
            </w:pPr>
            <w:r>
              <w:t>Susan Matney</w:t>
            </w:r>
          </w:p>
        </w:tc>
        <w:tc>
          <w:tcPr>
            <w:tcW w:w="3648" w:type="pct"/>
            <w:tcBorders>
              <w:top w:val="single" w:sz="4" w:space="0" w:color="auto"/>
              <w:left w:val="single" w:sz="4" w:space="0" w:color="auto"/>
              <w:bottom w:val="single" w:sz="4" w:space="0" w:color="auto"/>
              <w:right w:val="single" w:sz="4" w:space="0" w:color="auto"/>
            </w:tcBorders>
            <w:shd w:val="clear" w:color="auto" w:fill="auto"/>
          </w:tcPr>
          <w:p w14:paraId="35F73738" w14:textId="77777777" w:rsidR="004B1CDF" w:rsidRDefault="004B1CDF" w:rsidP="00102544">
            <w:pPr>
              <w:pStyle w:val="TableText"/>
            </w:pPr>
            <w:r>
              <w:t>Draft for ballot comment</w:t>
            </w:r>
          </w:p>
        </w:tc>
      </w:tr>
      <w:tr w:rsidR="004B1CDF" w:rsidRPr="00B3079E" w14:paraId="435760E5" w14:textId="77777777" w:rsidTr="00102544">
        <w:trPr>
          <w:trHeight w:val="723"/>
        </w:trPr>
        <w:tc>
          <w:tcPr>
            <w:tcW w:w="456" w:type="pct"/>
            <w:tcBorders>
              <w:left w:val="single" w:sz="4" w:space="0" w:color="auto"/>
              <w:right w:val="single" w:sz="4" w:space="0" w:color="auto"/>
            </w:tcBorders>
            <w:shd w:val="clear" w:color="auto" w:fill="auto"/>
          </w:tcPr>
          <w:p w14:paraId="018FB5F6" w14:textId="77777777" w:rsidR="004B1CDF" w:rsidRDefault="004B1CDF" w:rsidP="00102544">
            <w:pPr>
              <w:pStyle w:val="TableText"/>
            </w:pPr>
            <w:r>
              <w:t>.04</w:t>
            </w:r>
          </w:p>
        </w:tc>
        <w:tc>
          <w:tcPr>
            <w:tcW w:w="394" w:type="pct"/>
            <w:tcBorders>
              <w:left w:val="single" w:sz="4" w:space="0" w:color="auto"/>
              <w:right w:val="single" w:sz="4" w:space="0" w:color="auto"/>
            </w:tcBorders>
            <w:shd w:val="clear" w:color="auto" w:fill="auto"/>
          </w:tcPr>
          <w:p w14:paraId="01445465" w14:textId="77777777" w:rsidR="004B1CDF" w:rsidRDefault="004B1CDF" w:rsidP="00102544">
            <w:pPr>
              <w:pStyle w:val="TableText"/>
            </w:pPr>
            <w:r>
              <w:t>2016-11-23</w:t>
            </w:r>
          </w:p>
        </w:tc>
        <w:tc>
          <w:tcPr>
            <w:tcW w:w="502" w:type="pct"/>
            <w:tcBorders>
              <w:left w:val="single" w:sz="4" w:space="0" w:color="auto"/>
              <w:right w:val="single" w:sz="4" w:space="0" w:color="auto"/>
            </w:tcBorders>
          </w:tcPr>
          <w:p w14:paraId="356658BF" w14:textId="77777777" w:rsidR="004B1CDF" w:rsidRDefault="004B1CDF" w:rsidP="00102544">
            <w:pPr>
              <w:pStyle w:val="TableText"/>
            </w:pPr>
            <w:r>
              <w:t>Claude Nanjo</w:t>
            </w:r>
          </w:p>
        </w:tc>
        <w:tc>
          <w:tcPr>
            <w:tcW w:w="3648" w:type="pct"/>
            <w:tcBorders>
              <w:top w:val="single" w:sz="4" w:space="0" w:color="auto"/>
              <w:left w:val="single" w:sz="4" w:space="0" w:color="auto"/>
              <w:bottom w:val="single" w:sz="4" w:space="0" w:color="auto"/>
              <w:right w:val="single" w:sz="4" w:space="0" w:color="auto"/>
            </w:tcBorders>
            <w:shd w:val="clear" w:color="auto" w:fill="auto"/>
          </w:tcPr>
          <w:p w14:paraId="32676340" w14:textId="77777777" w:rsidR="004B1CDF" w:rsidRDefault="004B1CDF" w:rsidP="00102544">
            <w:pPr>
              <w:pStyle w:val="TableText"/>
            </w:pPr>
            <w:r>
              <w:t>Integration of architectural sections</w:t>
            </w:r>
          </w:p>
        </w:tc>
      </w:tr>
    </w:tbl>
    <w:p w14:paraId="0A2D1872" w14:textId="3DE1219D" w:rsidR="004B1CDF" w:rsidRDefault="004B1CDF" w:rsidP="00114253">
      <w:pPr>
        <w:pStyle w:val="Heading1"/>
      </w:pPr>
      <w:bookmarkStart w:id="259" w:name="_Toc341554245"/>
      <w:r w:rsidRPr="00CC4802">
        <w:t>Background</w:t>
      </w:r>
      <w:bookmarkEnd w:id="259"/>
    </w:p>
    <w:p w14:paraId="7F0F8C6D" w14:textId="77777777" w:rsidR="004B1CDF" w:rsidRDefault="004B1CDF" w:rsidP="004B1CDF">
      <w:pPr>
        <w:spacing w:before="120" w:after="0" w:line="240" w:lineRule="auto"/>
        <w:jc w:val="both"/>
      </w:pPr>
      <w:r>
        <w:t xml:space="preserve">The Clinical Information Modelling Initiative (CIMI) is a Health Level Seven (HL7) workgroup dedicated to providing a common format for the representation of health information content so that semantically interoperable information may be created and shared in health records, messages and documents. </w:t>
      </w:r>
    </w:p>
    <w:p w14:paraId="128B2896" w14:textId="77777777" w:rsidR="004B1CDF" w:rsidRDefault="004B1CDF" w:rsidP="004B1CDF">
      <w:pPr>
        <w:spacing w:before="120" w:after="0" w:line="240" w:lineRule="auto"/>
        <w:jc w:val="both"/>
      </w:pPr>
      <w:r>
        <w:t xml:space="preserve">In achieving this goal, CIMI has established </w:t>
      </w:r>
      <w:r w:rsidRPr="00AB7469">
        <w:t>a CIMI modelling methodology, style guide and a set of models, which together demonstrate and test the approach to CIMI clinical modelling.</w:t>
      </w:r>
    </w:p>
    <w:p w14:paraId="7FA0C70C" w14:textId="77777777" w:rsidR="004B1CDF" w:rsidRDefault="004B1CDF" w:rsidP="004B1CDF">
      <w:pPr>
        <w:spacing w:before="120" w:after="0" w:line="240" w:lineRule="auto"/>
        <w:jc w:val="both"/>
      </w:pPr>
      <w:r>
        <w:t>CIMI modelling</w:t>
      </w:r>
      <w:r w:rsidRPr="00365E36">
        <w:t xml:space="preserve"> is the overall strategy for specifying, at a granular level and in a computable fashion, the structure and semantics of each data element that will be stored in an Electronic Health Record (EHR).  More exactly, the </w:t>
      </w:r>
      <w:r>
        <w:t>CIMI</w:t>
      </w:r>
      <w:r w:rsidRPr="00365E36">
        <w:t xml:space="preserve"> Model specifies how to create a “model” of a particular type of data (e.g., a heart rate measurement, a </w:t>
      </w:r>
      <w:r>
        <w:t>laboratory</w:t>
      </w:r>
      <w:r w:rsidRPr="00365E36">
        <w:t xml:space="preserve"> observation, or a </w:t>
      </w:r>
      <w:r>
        <w:t>procedure performed</w:t>
      </w:r>
      <w:r w:rsidRPr="00365E36">
        <w:t xml:space="preserve">), where the model declares how a valid “instance” of that type of data should be structured, and the semantics of that structure.  By analogy, a blueprint is used for building cars.  All the cars built as a result of the blueprint conform to the specifications of the blueprint.  The cars conforming to the blueprints are analogous to instances of data (e.g., John Smith’s heart rate measurement at 11 am on January 26th, the observation of Mary Black’s </w:t>
      </w:r>
      <w:r>
        <w:t>blood glucose</w:t>
      </w:r>
      <w:r w:rsidRPr="00365E36">
        <w:t xml:space="preserve"> on March 20th, or the </w:t>
      </w:r>
      <w:r>
        <w:t>procedure performed on</w:t>
      </w:r>
      <w:r w:rsidRPr="00365E36">
        <w:t xml:space="preserve"> Jeff Brown June 23rd at 10 am), while the blueprints are analogous to the models (e.g., a model for heart rate measurement instances, a model for </w:t>
      </w:r>
      <w:r>
        <w:t>laboratory</w:t>
      </w:r>
      <w:r w:rsidRPr="00365E36">
        <w:t xml:space="preserve"> observation instances, or a model for </w:t>
      </w:r>
      <w:r>
        <w:t>procedure performed</w:t>
      </w:r>
      <w:r w:rsidRPr="00365E36">
        <w:t xml:space="preserve"> instances).</w:t>
      </w:r>
    </w:p>
    <w:p w14:paraId="56011F47" w14:textId="77777777" w:rsidR="004B1CDF" w:rsidRDefault="004B1CDF" w:rsidP="004B1CDF">
      <w:pPr>
        <w:spacing w:before="120" w:after="0" w:line="240" w:lineRule="auto"/>
        <w:jc w:val="both"/>
      </w:pPr>
      <w:r w:rsidRPr="00365E36">
        <w:t xml:space="preserve">The purpose of this document is to give modellers practical information needed to author </w:t>
      </w:r>
      <w:r>
        <w:t>CIMI models</w:t>
      </w:r>
      <w:r w:rsidRPr="00365E36">
        <w:t xml:space="preserve">.  </w:t>
      </w:r>
      <w:r>
        <w:t>This document describes some initial proposals by the CIMI modelling taskforce that will help to inform CIMI’s model architecture, modelling methodology and style guide.</w:t>
      </w:r>
    </w:p>
    <w:p w14:paraId="72B68B13" w14:textId="1E6A37AE" w:rsidR="006E63EC" w:rsidRDefault="006E63EC" w:rsidP="00114253">
      <w:pPr>
        <w:pStyle w:val="Heading1"/>
      </w:pPr>
      <w:bookmarkStart w:id="260" w:name="_Toc341554246"/>
      <w:r>
        <w:t xml:space="preserve">CIMI and </w:t>
      </w:r>
      <w:r w:rsidRPr="00114253">
        <w:t>FHIR</w:t>
      </w:r>
      <w:bookmarkEnd w:id="260"/>
    </w:p>
    <w:p w14:paraId="50B686B3" w14:textId="3D27EA80" w:rsidR="006E63EC" w:rsidRDefault="006E63EC" w:rsidP="006E63EC">
      <w:r>
        <w:t xml:space="preserve">The CIMI logical model and FHIR are complementary models. Unlike FHIR, CIMI does not provide a specification for the representation of instances of clinical data. </w:t>
      </w:r>
      <w:r w:rsidR="006A3F9D">
        <w:t>It</w:t>
      </w:r>
      <w:r>
        <w:t xml:space="preserve"> relies on physical models such as FHIR to do so. </w:t>
      </w:r>
      <w:r w:rsidR="00C167D7">
        <w:t xml:space="preserve">On the other hand, the CIMI logical model </w:t>
      </w:r>
      <w:r w:rsidR="005C4DC5">
        <w:t>offers a formal</w:t>
      </w:r>
      <w:r w:rsidR="00C167D7">
        <w:t xml:space="preserve"> specification for a set of </w:t>
      </w:r>
      <w:r w:rsidR="005C4DC5">
        <w:t xml:space="preserve">consistent </w:t>
      </w:r>
      <w:r w:rsidR="00C167D7">
        <w:t>FHIR logical, resource, and extension profiles</w:t>
      </w:r>
      <w:r w:rsidR="005C4DC5">
        <w:t xml:space="preserve"> that can enable both the interoperable exchange of clinical information and the </w:t>
      </w:r>
      <w:r w:rsidR="00814E27">
        <w:t xml:space="preserve">queries, analysis, and </w:t>
      </w:r>
      <w:r w:rsidR="005C4DC5">
        <w:t xml:space="preserve">computations performed upon </w:t>
      </w:r>
      <w:r w:rsidR="00814E27">
        <w:t>such information</w:t>
      </w:r>
      <w:r w:rsidR="005C4DC5">
        <w:t xml:space="preserve">. </w:t>
      </w:r>
      <w:r w:rsidR="00814E27">
        <w:t>Services whose</w:t>
      </w:r>
      <w:r w:rsidR="005C4DC5">
        <w:t xml:space="preserve"> APIs </w:t>
      </w:r>
      <w:r w:rsidR="00814E27">
        <w:t>make use of</w:t>
      </w:r>
      <w:r w:rsidR="005C4DC5">
        <w:t xml:space="preserve"> </w:t>
      </w:r>
      <w:r w:rsidR="00814E27">
        <w:t>these</w:t>
      </w:r>
      <w:r w:rsidR="005C4DC5">
        <w:t xml:space="preserve"> FHIR </w:t>
      </w:r>
      <w:r w:rsidR="00814E27">
        <w:t>profiles will be able</w:t>
      </w:r>
      <w:r w:rsidR="005C4DC5">
        <w:t xml:space="preserve"> to leverage the expressivity and computability of the CIMI logical model </w:t>
      </w:r>
      <w:r w:rsidR="006A3F9D">
        <w:t>with</w:t>
      </w:r>
      <w:r w:rsidR="005C4DC5">
        <w:t>in health applications.</w:t>
      </w:r>
      <w:r w:rsidR="006A3F9D">
        <w:t xml:space="preserve"> In the area of Clinical Decision Support, the CIMI logical model offers a stable, consistent, and computable clinical model for the development of knowledge artefacts</w:t>
      </w:r>
      <w:r w:rsidR="00B63D3A">
        <w:t xml:space="preserve"> and for the design of execution systems that make use of </w:t>
      </w:r>
      <w:r w:rsidR="00FC7B93">
        <w:t>these models</w:t>
      </w:r>
      <w:r w:rsidR="00B63D3A">
        <w:t xml:space="preserve"> in clinical logic</w:t>
      </w:r>
      <w:r w:rsidR="006A3F9D">
        <w:t>.</w:t>
      </w:r>
    </w:p>
    <w:p w14:paraId="764E68F7" w14:textId="46B557EB" w:rsidR="006E63EC" w:rsidRDefault="006E63EC" w:rsidP="006E63EC">
      <w:r>
        <w:t xml:space="preserve">In order to achieve this, the CIMI preferred models must first be transformed into FHIR resource profiles. The CIMI logical model provides the underlying specification for such profiles through the translation of both reference model structures and archetype constraints into their equivalent representations in corresponding FHIR structure definitions. Once the set of CIMI-FHIR profiles has been generated, FHIR instances conformant with these CIMI profiles represent the set </w:t>
      </w:r>
      <w:r w:rsidR="00FC7B93">
        <w:t>of conformant CIMI instances.</w:t>
      </w:r>
    </w:p>
    <w:p w14:paraId="446AE0EC" w14:textId="6D4054D8" w:rsidR="006E63EC" w:rsidRDefault="006E63EC" w:rsidP="006E63EC">
      <w:r>
        <w:t>Given their differing requirements, CIMI models and FHIR resources may differ in their structure</w:t>
      </w:r>
      <w:r w:rsidR="00C24161">
        <w:t xml:space="preserve"> and therefore transformation costs are inevitable</w:t>
      </w:r>
      <w:r>
        <w:t>. For instance, while CIMI clinical statements are compositional structures</w:t>
      </w:r>
      <w:r w:rsidR="001F1C16">
        <w:t xml:space="preserve"> to support model reuse and consistency</w:t>
      </w:r>
      <w:r>
        <w:t xml:space="preserve">, FHIR resources tend to be flatter. </w:t>
      </w:r>
      <w:r w:rsidR="001F1C16">
        <w:t xml:space="preserve">However, in order to minimize these transformation costs, </w:t>
      </w:r>
      <w:r>
        <w:t xml:space="preserve">CIMI shall aim to (1) </w:t>
      </w:r>
      <w:r w:rsidR="005C6024">
        <w:t xml:space="preserve">align the granularity of its models with those specified by FHIR, (2) to </w:t>
      </w:r>
      <w:r>
        <w:t>provide declarative and computable transformations from all of its models to FHIR profiles and (</w:t>
      </w:r>
      <w:r w:rsidR="005C6024">
        <w:t>3</w:t>
      </w:r>
      <w:r>
        <w:t xml:space="preserve">) </w:t>
      </w:r>
      <w:r w:rsidR="005C6024">
        <w:t>work with the FHIR team in order to address specific areas of incongruence.</w:t>
      </w:r>
    </w:p>
    <w:p w14:paraId="63A1CDFE" w14:textId="4A8DF62A" w:rsidR="006E63EC" w:rsidRDefault="006E63EC" w:rsidP="006E63EC">
      <w:r>
        <w:t>At a high level, the transformation of CIMI models into FHIR prof</w:t>
      </w:r>
      <w:r w:rsidR="00D63B51">
        <w:t>ile can be achieved as follows:</w:t>
      </w:r>
    </w:p>
    <w:p w14:paraId="51688727" w14:textId="77777777" w:rsidR="006E63EC" w:rsidRDefault="006E63EC" w:rsidP="006E63EC">
      <w:pPr>
        <w:pStyle w:val="ListParagraph"/>
        <w:numPr>
          <w:ilvl w:val="0"/>
          <w:numId w:val="45"/>
        </w:numPr>
        <w:contextualSpacing/>
      </w:pPr>
      <w:r>
        <w:t>CIMI archetypes must first be aligned with the corresponding FHIR resources</w:t>
      </w:r>
    </w:p>
    <w:p w14:paraId="3215C301" w14:textId="77777777" w:rsidR="006E63EC" w:rsidRDefault="006E63EC" w:rsidP="006E63EC">
      <w:pPr>
        <w:pStyle w:val="ListParagraph"/>
        <w:numPr>
          <w:ilvl w:val="0"/>
          <w:numId w:val="45"/>
        </w:numPr>
        <w:contextualSpacing/>
      </w:pPr>
      <w:r>
        <w:t>Reference model attributes are mapped to attributes in the mapped FHIR resource(s)</w:t>
      </w:r>
    </w:p>
    <w:p w14:paraId="07E6BD0E" w14:textId="77777777" w:rsidR="006E63EC" w:rsidRDefault="006E63EC" w:rsidP="006E63EC">
      <w:pPr>
        <w:pStyle w:val="ListParagraph"/>
        <w:numPr>
          <w:ilvl w:val="0"/>
          <w:numId w:val="45"/>
        </w:numPr>
        <w:contextualSpacing/>
      </w:pPr>
      <w:r>
        <w:t>CIMI attributes that have no equivalent in FHIR are handled as FHIR extensions</w:t>
      </w:r>
    </w:p>
    <w:p w14:paraId="34C28CDD" w14:textId="4E3750AA" w:rsidR="006E63EC" w:rsidRDefault="006E63EC" w:rsidP="00305D45">
      <w:pPr>
        <w:pStyle w:val="ListParagraph"/>
        <w:numPr>
          <w:ilvl w:val="0"/>
          <w:numId w:val="45"/>
        </w:numPr>
        <w:spacing w:after="120"/>
        <w:contextualSpacing/>
      </w:pPr>
      <w:r>
        <w:t>ADL model constraints are then translated into their corresponding representations in FHIR structure definitions</w:t>
      </w:r>
    </w:p>
    <w:p w14:paraId="4B9A505F" w14:textId="3C5C8716" w:rsidR="006E63EC" w:rsidRPr="001C73F6" w:rsidRDefault="006E63EC" w:rsidP="000D06B7">
      <w:r w:rsidRPr="001C73F6">
        <w:t xml:space="preserve">Archetypes in CIMI are defined hierarchically with more specific archetypes further tightening the constraints of their ancestors in the hierarchy. In order to retain this structure in FHIR, the translation of CIMI archetype hierarchies into FHIR resource profiles will most likely result in the generation of layered resource profiles in FHIR that mimic the structure found in CIMI. </w:t>
      </w:r>
    </w:p>
    <w:p w14:paraId="44B73507" w14:textId="437A25CF" w:rsidR="006E63EC" w:rsidRDefault="006E63EC" w:rsidP="00114253">
      <w:pPr>
        <w:pStyle w:val="Heading1"/>
      </w:pPr>
      <w:bookmarkStart w:id="261" w:name="_Toc341554247"/>
      <w:r>
        <w:t>Scope of Work</w:t>
      </w:r>
      <w:bookmarkEnd w:id="261"/>
    </w:p>
    <w:p w14:paraId="5803C2E6" w14:textId="230330F9" w:rsidR="005C6024" w:rsidRDefault="005C6024" w:rsidP="005C6024">
      <w:r>
        <w:t xml:space="preserve">The motivation for this for-comment ballot submission is to solicit feedback on the core architecture of the CIMI logical model. </w:t>
      </w:r>
      <w:r w:rsidR="002E5DBA">
        <w:t>Given the scope of this effort, the CIMI Team has focused primarily on the following areas:</w:t>
      </w:r>
    </w:p>
    <w:p w14:paraId="4C7A8684" w14:textId="2CF59B20" w:rsidR="002E5DBA" w:rsidRDefault="002E5DBA" w:rsidP="002E5DBA">
      <w:pPr>
        <w:pStyle w:val="ListParagraph"/>
        <w:numPr>
          <w:ilvl w:val="0"/>
          <w:numId w:val="47"/>
        </w:numPr>
      </w:pPr>
      <w:r>
        <w:t>The expansion and modularization of the CIMI Reference Model based on an updated set of core modelling principles</w:t>
      </w:r>
    </w:p>
    <w:p w14:paraId="3A9D29A5" w14:textId="24F7878A" w:rsidR="002E5DBA" w:rsidRDefault="002E5DBA" w:rsidP="002E5DBA">
      <w:pPr>
        <w:pStyle w:val="ListParagraph"/>
        <w:numPr>
          <w:ilvl w:val="0"/>
          <w:numId w:val="47"/>
        </w:numPr>
      </w:pPr>
      <w:r>
        <w:t>The definition of top-level archetypes based on the new CIMI Reference Model</w:t>
      </w:r>
    </w:p>
    <w:p w14:paraId="31304C9A" w14:textId="135848E6" w:rsidR="002E5DBA" w:rsidRDefault="002E5DBA" w:rsidP="002E5DBA">
      <w:pPr>
        <w:pStyle w:val="ListParagraph"/>
        <w:numPr>
          <w:ilvl w:val="0"/>
          <w:numId w:val="47"/>
        </w:numPr>
      </w:pPr>
      <w:r>
        <w:t>The development of core modelling patterns including:</w:t>
      </w:r>
    </w:p>
    <w:p w14:paraId="15A26DBA" w14:textId="3CF1483E" w:rsidR="002E5DBA" w:rsidRDefault="002E5DBA" w:rsidP="002E5DBA">
      <w:pPr>
        <w:pStyle w:val="ListParagraph"/>
        <w:numPr>
          <w:ilvl w:val="1"/>
          <w:numId w:val="47"/>
        </w:numPr>
      </w:pPr>
      <w:r>
        <w:t>The compositional Clinical Statement Pattern</w:t>
      </w:r>
    </w:p>
    <w:p w14:paraId="51433952" w14:textId="5869B793" w:rsidR="002E5DBA" w:rsidRDefault="002E5DBA" w:rsidP="002E5DBA">
      <w:pPr>
        <w:pStyle w:val="ListParagraph"/>
        <w:numPr>
          <w:ilvl w:val="1"/>
          <w:numId w:val="47"/>
        </w:numPr>
      </w:pPr>
      <w:r>
        <w:t>The Statement Topic/Context Patterns</w:t>
      </w:r>
    </w:p>
    <w:p w14:paraId="0F6D3E34" w14:textId="046CFD90" w:rsidR="002E5DBA" w:rsidRDefault="002E5DBA" w:rsidP="002E5DBA">
      <w:pPr>
        <w:pStyle w:val="ListParagraph"/>
        <w:numPr>
          <w:ilvl w:val="1"/>
          <w:numId w:val="47"/>
        </w:numPr>
      </w:pPr>
      <w:r>
        <w:t>The Attribution/Provenance Pattern</w:t>
      </w:r>
    </w:p>
    <w:p w14:paraId="6CF815E6" w14:textId="3FAA10E2" w:rsidR="002E5DBA" w:rsidRDefault="002E5DBA" w:rsidP="002E5DBA">
      <w:pPr>
        <w:pStyle w:val="ListParagraph"/>
        <w:numPr>
          <w:ilvl w:val="1"/>
          <w:numId w:val="47"/>
        </w:numPr>
      </w:pPr>
      <w:r>
        <w:t>The Party/Participation Pattern</w:t>
      </w:r>
    </w:p>
    <w:p w14:paraId="64482B18" w14:textId="270E87E2" w:rsidR="002E5DBA" w:rsidRDefault="002E5DBA" w:rsidP="002E5DBA">
      <w:pPr>
        <w:pStyle w:val="ListParagraph"/>
        <w:numPr>
          <w:ilvl w:val="1"/>
          <w:numId w:val="47"/>
        </w:numPr>
      </w:pPr>
      <w:r>
        <w:t>The Assertion and EvaluationResult Patterns</w:t>
      </w:r>
    </w:p>
    <w:p w14:paraId="737FA0C5" w14:textId="0247A433" w:rsidR="002E5DBA" w:rsidRDefault="002E5DBA" w:rsidP="002E5DBA">
      <w:pPr>
        <w:pStyle w:val="ListParagraph"/>
        <w:numPr>
          <w:ilvl w:val="1"/>
          <w:numId w:val="47"/>
        </w:numPr>
      </w:pPr>
      <w:r>
        <w:t>The Procedure Pattern</w:t>
      </w:r>
    </w:p>
    <w:p w14:paraId="004E2A8C" w14:textId="5705D3F9" w:rsidR="00934515" w:rsidRDefault="00934515" w:rsidP="00934515">
      <w:pPr>
        <w:pStyle w:val="ListParagraph"/>
        <w:numPr>
          <w:ilvl w:val="0"/>
          <w:numId w:val="47"/>
        </w:numPr>
      </w:pPr>
      <w:r>
        <w:t>The alignment of the CIMI logical model with the SNOMED CT Concept Model</w:t>
      </w:r>
    </w:p>
    <w:p w14:paraId="46B7EB2E" w14:textId="79D1797D" w:rsidR="00D24F09" w:rsidRDefault="00D24F09" w:rsidP="005801D5">
      <w:pPr>
        <w:pStyle w:val="ListParagraph"/>
        <w:numPr>
          <w:ilvl w:val="0"/>
          <w:numId w:val="47"/>
        </w:numPr>
        <w:spacing w:after="120"/>
      </w:pPr>
      <w:r>
        <w:t xml:space="preserve">The implementation of the Skin/Wound Assessment </w:t>
      </w:r>
      <w:r w:rsidR="000C248A">
        <w:t>archetypes</w:t>
      </w:r>
      <w:r>
        <w:t xml:space="preserve"> to illustrate the use of the above patterns</w:t>
      </w:r>
      <w:r w:rsidR="000C248A">
        <w:t xml:space="preserve"> in an important clinical use case</w:t>
      </w:r>
      <w:r>
        <w:t>.</w:t>
      </w:r>
    </w:p>
    <w:p w14:paraId="0B321EF7" w14:textId="073CACAF" w:rsidR="00934515" w:rsidRDefault="00934515" w:rsidP="00934515">
      <w:r>
        <w:t xml:space="preserve">While this submission </w:t>
      </w:r>
      <w:r w:rsidR="005801D5">
        <w:t>describes</w:t>
      </w:r>
      <w:r>
        <w:t xml:space="preserve"> additional models including a number of supporting structures, many of these structures have not received adequate internal review at this time. Therefore, we encourage the reader to </w:t>
      </w:r>
      <w:r w:rsidR="005801D5">
        <w:t xml:space="preserve">prioritize </w:t>
      </w:r>
      <w:r w:rsidR="000C248A">
        <w:t xml:space="preserve">review on </w:t>
      </w:r>
      <w:r w:rsidR="005801D5">
        <w:t>any of</w:t>
      </w:r>
      <w:r>
        <w:t xml:space="preserve"> </w:t>
      </w:r>
      <w:r w:rsidR="005801D5">
        <w:t>the</w:t>
      </w:r>
      <w:r>
        <w:t xml:space="preserve"> items listed above</w:t>
      </w:r>
      <w:r w:rsidR="005801D5">
        <w:t xml:space="preserve"> though we certainly welcome feedback on any part of the model.</w:t>
      </w:r>
    </w:p>
    <w:p w14:paraId="146CB980" w14:textId="0C6A99A8" w:rsidR="003B20C5" w:rsidRPr="005C6024" w:rsidRDefault="003B20C5" w:rsidP="00934515">
      <w:r>
        <w:t>It is also important to note that while some value set bindings will be provided as part of this submission, much work still remains to be done. Terminology alignment will be addressed in future ballot submissions and all terminology bindings</w:t>
      </w:r>
      <w:r w:rsidR="00281B68">
        <w:t>,</w:t>
      </w:r>
      <w:r>
        <w:t xml:space="preserve"> apart from those specifying the alignment of model attributes to SNOMED CT Concept Model</w:t>
      </w:r>
      <w:r w:rsidR="00281B68">
        <w:t xml:space="preserve"> attributes,</w:t>
      </w:r>
      <w:r>
        <w:t xml:space="preserve"> are provided as examples.</w:t>
      </w:r>
    </w:p>
    <w:p w14:paraId="72F2566A" w14:textId="53D16D3F" w:rsidR="006E63EC" w:rsidRDefault="006E63EC" w:rsidP="003B20C5">
      <w:pPr>
        <w:pStyle w:val="Heading1"/>
      </w:pPr>
      <w:bookmarkStart w:id="262" w:name="_Toc341554248"/>
      <w:r>
        <w:t>Future work</w:t>
      </w:r>
      <w:bookmarkEnd w:id="262"/>
    </w:p>
    <w:p w14:paraId="123AB4C3" w14:textId="2B31112D" w:rsidR="006E63EC" w:rsidRPr="00CA34ED" w:rsidRDefault="006E63EC" w:rsidP="006E63EC">
      <w:r>
        <w:t xml:space="preserve">While </w:t>
      </w:r>
      <w:r w:rsidR="003B20C5">
        <w:t>great</w:t>
      </w:r>
      <w:r>
        <w:t xml:space="preserve"> effort has gone into this phase of the CIMI model development and in the preparation of the January 2017 ballot material, the CIMI Working Group recognizes that much still remains to be done. In the months following the January HL7 Working Group Meeting, the CIMI Team intends to address community comments and refactor the model accordingly. By the May 2017 HL7 Working Group Meeting, our goal is to complete the CIMI Reference Model, CIMI top-level archetypes including archetypes that capture US Core and QI Core requirements, and ballot the model as an Informative Specification. By the September 2017 HL7 Working Group Meeting, we intend to complete the terminology bindings for all proposed archetypes, implement detailed clinical models for selected use cases, and specify formal declarative mappings from CIMI to FHIR using the FHIR Mapping Language. The model will then be balloted as a Standard for Trial Use.</w:t>
      </w:r>
    </w:p>
    <w:p w14:paraId="28BDFDEA" w14:textId="542D2923" w:rsidR="006E63EC" w:rsidRPr="00824DF1" w:rsidRDefault="006E63EC" w:rsidP="00824DF1">
      <w:pPr>
        <w:pStyle w:val="Heading1"/>
      </w:pPr>
      <w:bookmarkStart w:id="263" w:name="_Toc341554249"/>
      <w:r>
        <w:t>Request for Comments</w:t>
      </w:r>
      <w:bookmarkEnd w:id="263"/>
    </w:p>
    <w:p w14:paraId="190FE27E" w14:textId="2852077D" w:rsidR="006E63EC" w:rsidRDefault="006E63EC" w:rsidP="006E63EC">
      <w:pPr>
        <w:rPr>
          <w:lang w:val="en-US"/>
        </w:rPr>
      </w:pPr>
      <w:r>
        <w:rPr>
          <w:lang w:val="en-US"/>
        </w:rPr>
        <w:t>We encourage the community to comment on any aspect of the proposed model. In particular, we would like to solicit comments and f</w:t>
      </w:r>
      <w:r w:rsidR="00824DF1">
        <w:rPr>
          <w:lang w:val="en-US"/>
        </w:rPr>
        <w:t>eedback in the following areas:</w:t>
      </w:r>
    </w:p>
    <w:p w14:paraId="1170CA87" w14:textId="77777777" w:rsidR="006E63EC" w:rsidRDefault="006E63EC" w:rsidP="006E63EC">
      <w:pPr>
        <w:pStyle w:val="ListParagraph"/>
        <w:numPr>
          <w:ilvl w:val="0"/>
          <w:numId w:val="46"/>
        </w:numPr>
        <w:contextualSpacing/>
        <w:rPr>
          <w:lang w:val="en-US"/>
        </w:rPr>
      </w:pPr>
      <w:r>
        <w:rPr>
          <w:lang w:val="en-US"/>
        </w:rPr>
        <w:t>Gaps, corrections, or enhancements to the proposed reference model classes and archetypes including any proposed terminology bindings</w:t>
      </w:r>
    </w:p>
    <w:p w14:paraId="2F164CD9" w14:textId="39B9F520" w:rsidR="006E63EC" w:rsidRDefault="006E63EC" w:rsidP="006E63EC">
      <w:pPr>
        <w:pStyle w:val="ListParagraph"/>
        <w:numPr>
          <w:ilvl w:val="0"/>
          <w:numId w:val="46"/>
        </w:numPr>
        <w:contextualSpacing/>
        <w:rPr>
          <w:lang w:val="en-US"/>
        </w:rPr>
      </w:pPr>
      <w:r>
        <w:rPr>
          <w:lang w:val="en-US"/>
        </w:rPr>
        <w:t>The Clinical Statement Pattern</w:t>
      </w:r>
      <w:r w:rsidR="00824DF1">
        <w:rPr>
          <w:lang w:val="en-US"/>
        </w:rPr>
        <w:t xml:space="preserve"> including approaches to model negation through the use of the Statement Context Pattern</w:t>
      </w:r>
    </w:p>
    <w:p w14:paraId="058EF654" w14:textId="77777777" w:rsidR="006E63EC" w:rsidRDefault="006E63EC" w:rsidP="006E63EC">
      <w:pPr>
        <w:pStyle w:val="ListParagraph"/>
        <w:numPr>
          <w:ilvl w:val="0"/>
          <w:numId w:val="46"/>
        </w:numPr>
        <w:contextualSpacing/>
        <w:rPr>
          <w:lang w:val="en-US"/>
        </w:rPr>
      </w:pPr>
      <w:r>
        <w:rPr>
          <w:lang w:val="en-US"/>
        </w:rPr>
        <w:t>The Provenance patterns</w:t>
      </w:r>
    </w:p>
    <w:p w14:paraId="588CB1A8" w14:textId="77777777" w:rsidR="006E63EC" w:rsidRDefault="006E63EC" w:rsidP="006E63EC">
      <w:pPr>
        <w:pStyle w:val="ListParagraph"/>
        <w:numPr>
          <w:ilvl w:val="0"/>
          <w:numId w:val="46"/>
        </w:numPr>
        <w:contextualSpacing/>
        <w:rPr>
          <w:lang w:val="en-US"/>
        </w:rPr>
      </w:pPr>
      <w:r>
        <w:rPr>
          <w:lang w:val="en-US"/>
        </w:rPr>
        <w:t>The EvaluationResult/Assertion patterns</w:t>
      </w:r>
    </w:p>
    <w:p w14:paraId="28885C44" w14:textId="77777777" w:rsidR="006E63EC" w:rsidRDefault="006E63EC" w:rsidP="006E63EC">
      <w:pPr>
        <w:pStyle w:val="ListParagraph"/>
        <w:numPr>
          <w:ilvl w:val="0"/>
          <w:numId w:val="46"/>
        </w:numPr>
        <w:contextualSpacing/>
        <w:rPr>
          <w:lang w:val="en-US"/>
        </w:rPr>
      </w:pPr>
      <w:r>
        <w:rPr>
          <w:lang w:val="en-US"/>
        </w:rPr>
        <w:t>The Procedure Pattern</w:t>
      </w:r>
    </w:p>
    <w:p w14:paraId="12485534" w14:textId="3714F2F8" w:rsidR="006E63EC" w:rsidRDefault="006E63EC" w:rsidP="006E63EC">
      <w:pPr>
        <w:pStyle w:val="ListParagraph"/>
        <w:numPr>
          <w:ilvl w:val="0"/>
          <w:numId w:val="46"/>
        </w:numPr>
        <w:contextualSpacing/>
        <w:rPr>
          <w:lang w:val="en-US"/>
        </w:rPr>
      </w:pPr>
      <w:r>
        <w:rPr>
          <w:lang w:val="en-US"/>
        </w:rPr>
        <w:t>The propose</w:t>
      </w:r>
      <w:r w:rsidR="00824DF1">
        <w:rPr>
          <w:lang w:val="en-US"/>
        </w:rPr>
        <w:t>d alignment with the SNOMED CT C</w:t>
      </w:r>
      <w:r>
        <w:rPr>
          <w:lang w:val="en-US"/>
        </w:rPr>
        <w:t>o</w:t>
      </w:r>
      <w:r w:rsidR="00824DF1">
        <w:rPr>
          <w:lang w:val="en-US"/>
        </w:rPr>
        <w:t>ncept M</w:t>
      </w:r>
      <w:r>
        <w:rPr>
          <w:lang w:val="en-US"/>
        </w:rPr>
        <w:t>odel, in particular, alignment with the Situation with Explicit Context Concept Model, the Observable model, the Clinical Finding Concept Model, and the Procedure Concept Model</w:t>
      </w:r>
    </w:p>
    <w:p w14:paraId="288D2DAB" w14:textId="77777777" w:rsidR="006E63EC" w:rsidRDefault="006E63EC" w:rsidP="006E63EC">
      <w:pPr>
        <w:pStyle w:val="ListParagraph"/>
        <w:numPr>
          <w:ilvl w:val="0"/>
          <w:numId w:val="46"/>
        </w:numPr>
        <w:contextualSpacing/>
        <w:rPr>
          <w:lang w:val="en-US"/>
        </w:rPr>
      </w:pPr>
      <w:r>
        <w:rPr>
          <w:lang w:val="en-US"/>
        </w:rPr>
        <w:t>Alignment of the CIMI model with FHIR and with the Federal Health Information Model (FHIM)</w:t>
      </w:r>
    </w:p>
    <w:p w14:paraId="4B1DBA15" w14:textId="77777777" w:rsidR="006E63EC" w:rsidRDefault="006E63EC" w:rsidP="006E63EC">
      <w:pPr>
        <w:pStyle w:val="ListParagraph"/>
        <w:numPr>
          <w:ilvl w:val="0"/>
          <w:numId w:val="46"/>
        </w:numPr>
        <w:contextualSpacing/>
        <w:rPr>
          <w:lang w:val="en-US"/>
        </w:rPr>
      </w:pPr>
      <w:r>
        <w:rPr>
          <w:lang w:val="en-US"/>
        </w:rPr>
        <w:t>The CIMI Style Guide</w:t>
      </w:r>
    </w:p>
    <w:p w14:paraId="0419D3D1" w14:textId="1784CA89" w:rsidR="004B1CDF" w:rsidRPr="00587E2B" w:rsidRDefault="006E63EC" w:rsidP="004B1CDF">
      <w:pPr>
        <w:pStyle w:val="ListParagraph"/>
        <w:numPr>
          <w:ilvl w:val="0"/>
          <w:numId w:val="46"/>
        </w:numPr>
        <w:contextualSpacing/>
        <w:rPr>
          <w:lang w:val="en-US"/>
        </w:rPr>
      </w:pPr>
      <w:r>
        <w:rPr>
          <w:lang w:val="en-US"/>
        </w:rPr>
        <w:t>The CIMI Modeling Principles</w:t>
      </w:r>
    </w:p>
    <w:p w14:paraId="6DDFB76A" w14:textId="22B9E9ED" w:rsidR="004B1CDF" w:rsidRDefault="00102544" w:rsidP="00114253">
      <w:pPr>
        <w:pStyle w:val="Heading1"/>
      </w:pPr>
      <w:bookmarkStart w:id="264" w:name="_Toc341554250"/>
      <w:r>
        <w:t>CIMI Model Architecture</w:t>
      </w:r>
      <w:bookmarkEnd w:id="264"/>
    </w:p>
    <w:p w14:paraId="523A541E" w14:textId="3AF0E902" w:rsidR="00102544" w:rsidRPr="00102544" w:rsidRDefault="00202C09" w:rsidP="00507E6F">
      <w:pPr>
        <w:pStyle w:val="Heading2"/>
      </w:pPr>
      <w:bookmarkStart w:id="265" w:name="_Toc341554251"/>
      <w:r>
        <w:t>Introduction</w:t>
      </w:r>
      <w:bookmarkEnd w:id="265"/>
    </w:p>
    <w:p w14:paraId="3A8C4A14" w14:textId="77777777" w:rsidR="004B1CDF" w:rsidRDefault="004B1CDF" w:rsidP="009F339D">
      <w:r>
        <w:t xml:space="preserve">CIMI Clinical models are defined as a set of constraints on the CIMI reference model. This reference model is the ‘common language’ used to describe all clinical models, and is also used to represent example instances of </w:t>
      </w:r>
      <w:r w:rsidRPr="009F339D">
        <w:t>these models.</w:t>
      </w:r>
      <w:r>
        <w:t xml:space="preserve"> CIMI Clinical models are defined using a constraint language whose semantics are defined by the Archetype Object Model (v1.5). These constraint semantics can be represented using either the Archetype Definition Language (ADL) (a direct serialisation of the AOM), or Archetype Modelling Language (AML) (a profile of the Unified Modelling Language’s class diagrams). CIMI Clinical models will usually include both semantic bindings (i.e. bindings to terminology expressions that define the meaning of the relevant parts of the model) and value bindings (i.e. bindings to terminology reference sets that define the valid values that may populate appropriate parts of the model). For this ballot cycle, we are only considering semantic bindings to the SNOMED CT Concept model. </w:t>
      </w:r>
    </w:p>
    <w:p w14:paraId="60E6BFF7" w14:textId="0F5F5CAC" w:rsidR="0024129E" w:rsidRDefault="004B1CDF" w:rsidP="004B1CDF">
      <w:pPr>
        <w:spacing w:before="120" w:line="240" w:lineRule="auto"/>
        <w:jc w:val="both"/>
      </w:pPr>
      <w:r>
        <w:t>It is anticipated that CIMI Clinical models will be both specialised and extended to develop realm-specific clinical models, which will then be further transformed into implementation-specific artefacts.</w:t>
      </w:r>
    </w:p>
    <w:p w14:paraId="107ACD12" w14:textId="7229DDF3" w:rsidR="002A5EE1" w:rsidRDefault="009F339D" w:rsidP="002A5EE1">
      <w:pPr>
        <w:pStyle w:val="Heading2"/>
      </w:pPr>
      <w:bookmarkStart w:id="266" w:name="_Toc341554252"/>
      <w:r>
        <w:t xml:space="preserve">Core </w:t>
      </w:r>
      <w:r w:rsidR="002A5EE1">
        <w:t>Mode</w:t>
      </w:r>
      <w:r w:rsidR="006D31CB">
        <w:t>l</w:t>
      </w:r>
      <w:r w:rsidR="002A5EE1">
        <w:t>ling Principles</w:t>
      </w:r>
      <w:bookmarkEnd w:id="266"/>
    </w:p>
    <w:p w14:paraId="44B2F7F4" w14:textId="3B187031" w:rsidR="002A5EE1" w:rsidRDefault="002A5EE1" w:rsidP="002A5EE1">
      <w:r>
        <w:t>The following principles guide CIMI’s modelling approach:</w:t>
      </w:r>
    </w:p>
    <w:p w14:paraId="20DF2B54" w14:textId="340FA807" w:rsidR="002A5EE1" w:rsidRDefault="002A5EE1" w:rsidP="002A5EE1">
      <w:pPr>
        <w:pStyle w:val="ListParagraph"/>
        <w:numPr>
          <w:ilvl w:val="0"/>
          <w:numId w:val="43"/>
        </w:numPr>
        <w:contextualSpacing/>
      </w:pPr>
      <w:r>
        <w:t xml:space="preserve">CIMI favors a </w:t>
      </w:r>
      <w:r>
        <w:rPr>
          <w:i/>
        </w:rPr>
        <w:t>design-by-specialization</w:t>
      </w:r>
      <w:r>
        <w:t xml:space="preserve"> over a </w:t>
      </w:r>
      <w:r>
        <w:rPr>
          <w:i/>
        </w:rPr>
        <w:t xml:space="preserve">design-by-constraint </w:t>
      </w:r>
      <w:r>
        <w:t xml:space="preserve">approach. This approach can be summarized as follows: if a class has a number of specializations, each requiring a different set of attributes, common attributes are represented in the parent class while children attributes are added to the appropriate specializations. An alternative approach may be to include the union of all attributes in a single class and constrain attributes out at the archetype level. The former approach is preferred over the latter except in certain cases. For instance, if a set of attributes is shared by some though not all specializations, they may </w:t>
      </w:r>
      <w:r>
        <w:rPr>
          <w:i/>
        </w:rPr>
        <w:t>move up</w:t>
      </w:r>
      <w:r>
        <w:t xml:space="preserve"> to the parent class and be appropriately constrained out in archetypes. If a specialization differs from its parent by a single attribute, the inclusion of the attribute in the parent class </w:t>
      </w:r>
      <w:r w:rsidRPr="008A25E8">
        <w:rPr>
          <w:i/>
        </w:rPr>
        <w:t>may</w:t>
      </w:r>
      <w:r>
        <w:t xml:space="preserve"> be preferred</w:t>
      </w:r>
      <w:r w:rsidR="00343FFB">
        <w:t xml:space="preserve"> over the creation of a new class</w:t>
      </w:r>
      <w:r>
        <w:t>.</w:t>
      </w:r>
    </w:p>
    <w:p w14:paraId="2C8DE745" w14:textId="77777777" w:rsidR="002A5EE1" w:rsidRDefault="002A5EE1" w:rsidP="002A5EE1">
      <w:pPr>
        <w:pStyle w:val="ListParagraph"/>
        <w:numPr>
          <w:ilvl w:val="0"/>
          <w:numId w:val="43"/>
        </w:numPr>
        <w:contextualSpacing/>
      </w:pPr>
      <w:r>
        <w:t xml:space="preserve">CIMI generally favors the definition of explicit attributes in the reference model over the </w:t>
      </w:r>
      <w:r>
        <w:rPr>
          <w:i/>
        </w:rPr>
        <w:t>slicing</w:t>
      </w:r>
      <w:r>
        <w:t xml:space="preserve"> of lists in archetype definitions. The </w:t>
      </w:r>
      <w:r>
        <w:rPr>
          <w:i/>
        </w:rPr>
        <w:t>attribute</w:t>
      </w:r>
      <w:r w:rsidRPr="00684B60">
        <w:rPr>
          <w:i/>
        </w:rPr>
        <w:t xml:space="preserve"> subset pattern</w:t>
      </w:r>
      <w:r>
        <w:t xml:space="preserve"> is achieved by defining a multi-cardinality attribute in the reference model and specifying subsets of the list elements in archetypes. For instance, one may specify that the LOCATABLE class, the supertype of all CIMI classes, has an attribute called </w:t>
      </w:r>
      <w:r w:rsidRPr="00684B60">
        <w:rPr>
          <w:i/>
        </w:rPr>
        <w:t>participation</w:t>
      </w:r>
      <w:r>
        <w:t xml:space="preserve"> of type PARTICIPATION and whose cardinality is 0..*. In an archetype, one may then constrain the </w:t>
      </w:r>
      <w:r w:rsidRPr="00684B60">
        <w:rPr>
          <w:i/>
        </w:rPr>
        <w:t>participation</w:t>
      </w:r>
      <w:r>
        <w:t xml:space="preserve"> attribute in the following manner. The first element of the list represents the author. The second element represents the data enterer. The third element represents the location where the authoring activity took place. The fourth element of the list represents the system where the information was recorded. While such subsets are allowed in both UML and ADL, CIMI generally avoids their use and favors the explicit representations of such subsets as full-fledged attributes in the model. For instance, CIMI explicitly adds an attribute for the agent of an activity, the location of an activity, the entity involved in the performance of the activity, and so on. The motivation for this approach stems from the fact that CIMI is a logical model rather than a physical model and favors greater reference model expressivity over physical patterns that enable better economies of structure.</w:t>
      </w:r>
    </w:p>
    <w:p w14:paraId="387803E6" w14:textId="5D6BE328" w:rsidR="002A5EE1" w:rsidRDefault="002A5EE1" w:rsidP="002A5EE1">
      <w:pPr>
        <w:pStyle w:val="ListParagraph"/>
        <w:numPr>
          <w:ilvl w:val="0"/>
          <w:numId w:val="43"/>
        </w:numPr>
        <w:contextualSpacing/>
      </w:pPr>
      <w:r>
        <w:t xml:space="preserve">CIMI may offer a number of variants for a given attribute. For instance, CIMI defines bodyLocation: AnatomicalLocation and bodyLocationPrecoord: CODED_TEXT in order to support both a coded and a post-coordinated anatomical location. Similarly Assertion.dueTo:CODED_TEXT and Assertion.dueTo: ClinicalStatement allow users to link an assertion to another clinical statement or simply to a code. </w:t>
      </w:r>
    </w:p>
    <w:p w14:paraId="2D4E0D2D" w14:textId="0EF66D92" w:rsidR="002A5EE1" w:rsidRDefault="002A5EE1" w:rsidP="002A5EE1">
      <w:pPr>
        <w:pStyle w:val="Heading2"/>
      </w:pPr>
      <w:bookmarkStart w:id="267" w:name="_Toc341554253"/>
      <w:r>
        <w:t>The CIMI Model’s Alignment to Terminology</w:t>
      </w:r>
      <w:bookmarkEnd w:id="267"/>
    </w:p>
    <w:p w14:paraId="3E5E7337" w14:textId="746376C4" w:rsidR="002A5EE1" w:rsidRDefault="002A5EE1" w:rsidP="002A5EE1">
      <w:r>
        <w:t xml:space="preserve">Information models are often developed independently of clinical ontologies. As a result, many information models align poorly with the terminologies or ontologies upon which they ultimately depend for their formal semantics. Moreover, by not explicitly specifying the model’s semantics, the meaning of the model is left open for interpretation during implementation further hindering interoperability. In an effort to better align </w:t>
      </w:r>
      <w:r>
        <w:rPr>
          <w:i/>
        </w:rPr>
        <w:t xml:space="preserve">models of use </w:t>
      </w:r>
      <w:r>
        <w:t xml:space="preserve">with </w:t>
      </w:r>
      <w:r>
        <w:rPr>
          <w:i/>
        </w:rPr>
        <w:t xml:space="preserve">models of </w:t>
      </w:r>
      <w:r w:rsidRPr="00011B5D">
        <w:rPr>
          <w:i/>
        </w:rPr>
        <w:t>meaning</w:t>
      </w:r>
      <w:r>
        <w:t>, t</w:t>
      </w:r>
      <w:r w:rsidRPr="00011B5D">
        <w:t>he</w:t>
      </w:r>
      <w:r>
        <w:t xml:space="preserve"> Clinical Information Model is designed to align closely with the SNOMED CT Concept Model wherever such an overlap exists. In CIMI, the model’s formal semantics are specified through terminology bindings defined at the archetype level.  These terminology </w:t>
      </w:r>
      <w:r w:rsidR="006E63EC">
        <w:t>bindings occur at three levels:</w:t>
      </w:r>
    </w:p>
    <w:p w14:paraId="4876CE2F" w14:textId="77777777" w:rsidR="002A5EE1" w:rsidRDefault="002A5EE1" w:rsidP="002A5EE1">
      <w:pPr>
        <w:pStyle w:val="ListParagraph"/>
        <w:numPr>
          <w:ilvl w:val="0"/>
          <w:numId w:val="44"/>
        </w:numPr>
        <w:contextualSpacing/>
      </w:pPr>
      <w:r w:rsidRPr="00024248">
        <w:rPr>
          <w:i/>
        </w:rPr>
        <w:t>At the attribute level</w:t>
      </w:r>
      <w:r>
        <w:t xml:space="preserve"> – CIMI model attributes are aligned with their corresponding SNOMED CT concept model attributes when such a correspondence exists. [Provide example]</w:t>
      </w:r>
    </w:p>
    <w:p w14:paraId="10D0CCAD" w14:textId="739200D4" w:rsidR="002A5EE1" w:rsidRDefault="002A5EE1" w:rsidP="002A5EE1">
      <w:pPr>
        <w:pStyle w:val="ListParagraph"/>
        <w:numPr>
          <w:ilvl w:val="0"/>
          <w:numId w:val="44"/>
        </w:numPr>
        <w:contextualSpacing/>
      </w:pPr>
      <w:r>
        <w:rPr>
          <w:i/>
        </w:rPr>
        <w:t xml:space="preserve">At the attribute range level </w:t>
      </w:r>
      <w:r>
        <w:rPr>
          <w:i/>
        </w:rPr>
        <w:softHyphen/>
      </w:r>
      <w:r>
        <w:t xml:space="preserve">– CIMI model attribute ranges are aligned with the ranges specified for their corresponding SNOMED CT concept model attribute when such a correspondence exists. [Expand </w:t>
      </w:r>
      <w:r w:rsidR="00A8114A">
        <w:t xml:space="preserve">on </w:t>
      </w:r>
      <w:r>
        <w:t>previous example]</w:t>
      </w:r>
    </w:p>
    <w:p w14:paraId="1E742AA6" w14:textId="15CB5C5F" w:rsidR="002A5EE1" w:rsidRDefault="002A5EE1" w:rsidP="006E63EC">
      <w:pPr>
        <w:pStyle w:val="ListParagraph"/>
        <w:numPr>
          <w:ilvl w:val="0"/>
          <w:numId w:val="44"/>
        </w:numPr>
        <w:contextualSpacing/>
      </w:pPr>
      <w:r>
        <w:rPr>
          <w:i/>
        </w:rPr>
        <w:t xml:space="preserve">At the archetype level </w:t>
      </w:r>
      <w:r>
        <w:t xml:space="preserve">– In some cases, CIMI archetypes may be associated with SNOMED CT expressions, provided that the expression conforms to the constraints specified for the flattened archetype. For instance, a CIMI Clinical Statement may be associated with a SNOMED CT Situation with Explicit Context expression or </w:t>
      </w:r>
      <w:r w:rsidR="00A8114A">
        <w:t xml:space="preserve">a </w:t>
      </w:r>
      <w:r>
        <w:t>pre-coordinated code.</w:t>
      </w:r>
      <w:r w:rsidR="00A8114A">
        <w:t xml:space="preserve"> We are currently investigating the use of SNOMED CT Templates for such bindings.</w:t>
      </w:r>
    </w:p>
    <w:p w14:paraId="0F4568EC" w14:textId="74D6F0F6" w:rsidR="00B24E03" w:rsidRDefault="00B24E03" w:rsidP="00507E6F">
      <w:pPr>
        <w:pStyle w:val="Heading2"/>
      </w:pPr>
      <w:bookmarkStart w:id="268" w:name="_Toc341554254"/>
      <w:r>
        <w:t>A High Level View of the CIMI Logical Model</w:t>
      </w:r>
      <w:bookmarkEnd w:id="268"/>
    </w:p>
    <w:p w14:paraId="6AF5DE84" w14:textId="74E6F54A" w:rsidR="00102544" w:rsidRPr="00102544" w:rsidRDefault="00102544" w:rsidP="00102544">
      <w:pPr>
        <w:spacing w:before="120" w:line="240" w:lineRule="auto"/>
        <w:jc w:val="both"/>
        <w:rPr>
          <w:lang w:val="en-US"/>
        </w:rPr>
      </w:pPr>
      <w:r w:rsidRPr="00102544">
        <w:rPr>
          <w:lang w:val="en-US"/>
        </w:rPr>
        <w:t xml:space="preserve">The </w:t>
      </w:r>
      <w:r w:rsidR="004F0426">
        <w:rPr>
          <w:lang w:val="en-US"/>
        </w:rPr>
        <w:t>CIMI logical model</w:t>
      </w:r>
      <w:r w:rsidRPr="00102544">
        <w:rPr>
          <w:lang w:val="en-US"/>
        </w:rPr>
        <w:t xml:space="preserve"> consists of structural patterns and </w:t>
      </w:r>
      <w:r w:rsidR="00B24E03">
        <w:rPr>
          <w:lang w:val="en-US"/>
        </w:rPr>
        <w:t xml:space="preserve">the </w:t>
      </w:r>
      <w:r w:rsidRPr="00102544">
        <w:rPr>
          <w:lang w:val="en-US"/>
        </w:rPr>
        <w:t>constraints applied on those patterns:</w:t>
      </w:r>
    </w:p>
    <w:p w14:paraId="75665893" w14:textId="77777777" w:rsidR="00102544" w:rsidRPr="00102544" w:rsidRDefault="00102544" w:rsidP="00102544">
      <w:pPr>
        <w:numPr>
          <w:ilvl w:val="0"/>
          <w:numId w:val="31"/>
        </w:numPr>
        <w:spacing w:before="120" w:line="240" w:lineRule="auto"/>
        <w:jc w:val="both"/>
        <w:rPr>
          <w:lang w:val="en-US"/>
        </w:rPr>
      </w:pPr>
      <w:r w:rsidRPr="00102544">
        <w:rPr>
          <w:lang w:val="en-US"/>
        </w:rPr>
        <w:t xml:space="preserve">The </w:t>
      </w:r>
      <w:r w:rsidRPr="00102544">
        <w:rPr>
          <w:b/>
          <w:i/>
          <w:lang w:val="en-US"/>
        </w:rPr>
        <w:t>CIMI Reference Model</w:t>
      </w:r>
      <w:r w:rsidRPr="00102544">
        <w:rPr>
          <w:lang w:val="en-US"/>
        </w:rPr>
        <w:t xml:space="preserve"> specifies the classes, attributes, and allowed relationships that define the model’s primitive types, complex types, data structures, and the clinical patterns built upon them.</w:t>
      </w:r>
    </w:p>
    <w:p w14:paraId="0B3851B8" w14:textId="3C23D469" w:rsidR="00102544" w:rsidRPr="00202C09" w:rsidRDefault="00102544" w:rsidP="00102544">
      <w:pPr>
        <w:numPr>
          <w:ilvl w:val="0"/>
          <w:numId w:val="31"/>
        </w:numPr>
        <w:spacing w:before="120" w:line="240" w:lineRule="auto"/>
        <w:jc w:val="both"/>
        <w:rPr>
          <w:lang w:val="en-US"/>
        </w:rPr>
      </w:pPr>
      <w:r w:rsidRPr="00102544">
        <w:rPr>
          <w:lang w:val="en-US"/>
        </w:rPr>
        <w:t xml:space="preserve">The </w:t>
      </w:r>
      <w:r w:rsidRPr="00102544">
        <w:rPr>
          <w:b/>
          <w:i/>
          <w:lang w:val="en-US"/>
        </w:rPr>
        <w:t>CIMI Archetype Library</w:t>
      </w:r>
      <w:r w:rsidRPr="00102544">
        <w:rPr>
          <w:lang w:val="en-US"/>
        </w:rPr>
        <w:t xml:space="preserve"> is composed of archetype hierarchies that progressively constrain the patterns defined in the reference model and whose leaf-level archetypes ultimately form the </w:t>
      </w:r>
      <w:r w:rsidRPr="00102544">
        <w:rPr>
          <w:i/>
          <w:lang w:val="en-US"/>
        </w:rPr>
        <w:t>Detained Clinical Model</w:t>
      </w:r>
      <w:r w:rsidRPr="00102544">
        <w:rPr>
          <w:lang w:val="en-US"/>
        </w:rPr>
        <w:t xml:space="preserve"> (DCM) layer of the CIMI model. A DCM consists of the structural patterns and corresponding archetype constraints that sufficiently define a shareable and interoperable unit of information.</w:t>
      </w:r>
    </w:p>
    <w:p w14:paraId="0AA3B1D3" w14:textId="1D15D9E1" w:rsidR="00102544" w:rsidRPr="00102544" w:rsidRDefault="00B24E03" w:rsidP="00102544">
      <w:pPr>
        <w:spacing w:before="120" w:line="240" w:lineRule="auto"/>
        <w:jc w:val="both"/>
        <w:rPr>
          <w:lang w:val="en-US"/>
        </w:rPr>
      </w:pPr>
      <w:r>
        <w:rPr>
          <w:lang w:val="en-US"/>
        </w:rPr>
        <w:t>The</w:t>
      </w:r>
      <w:r w:rsidR="00102544" w:rsidRPr="00102544">
        <w:rPr>
          <w:lang w:val="en-US"/>
        </w:rPr>
        <w:t xml:space="preserve"> CIMI model is persisted in a format that conforms to two OpenEHR specifications:</w:t>
      </w:r>
    </w:p>
    <w:p w14:paraId="44E9A50C" w14:textId="77777777" w:rsidR="00102544" w:rsidRPr="00102544" w:rsidRDefault="00102544" w:rsidP="00102544">
      <w:pPr>
        <w:numPr>
          <w:ilvl w:val="0"/>
          <w:numId w:val="32"/>
        </w:numPr>
        <w:spacing w:before="120" w:line="240" w:lineRule="auto"/>
        <w:jc w:val="both"/>
        <w:rPr>
          <w:lang w:val="en-US"/>
        </w:rPr>
      </w:pPr>
      <w:r w:rsidRPr="00102544">
        <w:rPr>
          <w:lang w:val="en-US"/>
        </w:rPr>
        <w:t xml:space="preserve">The </w:t>
      </w:r>
      <w:r w:rsidRPr="00102544">
        <w:rPr>
          <w:b/>
          <w:i/>
          <w:lang w:val="en-US"/>
        </w:rPr>
        <w:t>Basic Meta Modeling (BMM)</w:t>
      </w:r>
      <w:r w:rsidRPr="00102544">
        <w:rPr>
          <w:lang w:val="en-US"/>
        </w:rPr>
        <w:t xml:space="preserve"> language is used to define and persist the CIMI Reference Model</w:t>
      </w:r>
      <w:r w:rsidRPr="00102544">
        <w:rPr>
          <w:vertAlign w:val="superscript"/>
          <w:lang w:val="en-US"/>
        </w:rPr>
        <w:endnoteReference w:id="1"/>
      </w:r>
      <w:r w:rsidRPr="00102544">
        <w:rPr>
          <w:lang w:val="en-US"/>
        </w:rPr>
        <w:t>.</w:t>
      </w:r>
    </w:p>
    <w:p w14:paraId="52178825" w14:textId="793B5F19" w:rsidR="00102544" w:rsidRPr="00202C09" w:rsidRDefault="00102544" w:rsidP="00102544">
      <w:pPr>
        <w:numPr>
          <w:ilvl w:val="0"/>
          <w:numId w:val="32"/>
        </w:numPr>
        <w:spacing w:before="120" w:line="240" w:lineRule="auto"/>
        <w:jc w:val="both"/>
        <w:rPr>
          <w:lang w:val="en-US"/>
        </w:rPr>
      </w:pPr>
      <w:r w:rsidRPr="00102544">
        <w:rPr>
          <w:lang w:val="en-US"/>
        </w:rPr>
        <w:t xml:space="preserve">The </w:t>
      </w:r>
      <w:r w:rsidRPr="00102544">
        <w:rPr>
          <w:b/>
          <w:i/>
          <w:lang w:val="en-US"/>
        </w:rPr>
        <w:t>Archetype Definition Language (ADL2)</w:t>
      </w:r>
      <w:r w:rsidRPr="00102544">
        <w:rPr>
          <w:lang w:val="en-US"/>
        </w:rPr>
        <w:t xml:space="preserve"> is used to specify persistent and computable constraints on the reference model</w:t>
      </w:r>
      <w:r w:rsidRPr="00102544">
        <w:rPr>
          <w:vertAlign w:val="superscript"/>
          <w:lang w:val="en-US"/>
        </w:rPr>
        <w:endnoteReference w:id="2"/>
      </w:r>
      <w:r w:rsidRPr="00102544">
        <w:rPr>
          <w:lang w:val="en-US"/>
        </w:rPr>
        <w:t>.</w:t>
      </w:r>
    </w:p>
    <w:p w14:paraId="7A57F5C9" w14:textId="532DB1EB" w:rsidR="00102544" w:rsidRPr="00102544" w:rsidRDefault="00102544" w:rsidP="00102544">
      <w:pPr>
        <w:spacing w:before="120" w:line="240" w:lineRule="auto"/>
        <w:jc w:val="both"/>
        <w:rPr>
          <w:lang w:val="en-US"/>
        </w:rPr>
      </w:pPr>
      <w:r w:rsidRPr="00102544">
        <w:rPr>
          <w:lang w:val="en-US"/>
        </w:rPr>
        <w:t xml:space="preserve">The CIMI model follows a strict rule in the usage of the abovementioned two OpenEHR specifications in order to cleanly delineate the boundary between the reference model and the archetype hierarchies. </w:t>
      </w:r>
      <w:r w:rsidRPr="00102544">
        <w:rPr>
          <w:i/>
          <w:lang w:val="en-US"/>
        </w:rPr>
        <w:t xml:space="preserve">The basic meta-modeling language shall be used to specify the classes, attributes, and relationships that make up the model. The archetype definition language shall be used to define the constraints on the reference model </w:t>
      </w:r>
      <w:r w:rsidRPr="0056402B">
        <w:rPr>
          <w:b/>
          <w:i/>
          <w:lang w:val="en-US"/>
        </w:rPr>
        <w:t>but shall not be used to define new model classes and attributes</w:t>
      </w:r>
      <w:r w:rsidRPr="00102544">
        <w:rPr>
          <w:b/>
          <w:i/>
          <w:lang w:val="en-US"/>
        </w:rPr>
        <w:t>.</w:t>
      </w:r>
      <w:r w:rsidRPr="00102544">
        <w:rPr>
          <w:b/>
          <w:lang w:val="en-US"/>
        </w:rPr>
        <w:t xml:space="preserve"> </w:t>
      </w:r>
      <w:r w:rsidRPr="00102544">
        <w:rPr>
          <w:lang w:val="en-US"/>
        </w:rPr>
        <w:t>In other words, the CIMI model specifies classes and attributes explicitly in the reference model and does not offer a way to exten</w:t>
      </w:r>
      <w:r w:rsidR="00202C09">
        <w:rPr>
          <w:lang w:val="en-US"/>
        </w:rPr>
        <w:t xml:space="preserve">d the model within archetypes. </w:t>
      </w:r>
    </w:p>
    <w:p w14:paraId="2B806E7D" w14:textId="06FA6374" w:rsidR="00102544" w:rsidRPr="00102544" w:rsidRDefault="00102544" w:rsidP="00102544">
      <w:pPr>
        <w:spacing w:before="120" w:line="240" w:lineRule="auto"/>
        <w:jc w:val="both"/>
        <w:rPr>
          <w:lang w:val="en-US"/>
        </w:rPr>
      </w:pPr>
      <w:r w:rsidRPr="00102544">
        <w:rPr>
          <w:lang w:val="en-US"/>
        </w:rPr>
        <w:t>This approach represents a departure from the approach taken by OpenEHR</w:t>
      </w:r>
      <w:r w:rsidR="0056402B">
        <w:rPr>
          <w:lang w:val="en-US"/>
        </w:rPr>
        <w:t>,</w:t>
      </w:r>
      <w:r w:rsidRPr="00102544">
        <w:rPr>
          <w:lang w:val="en-US"/>
        </w:rPr>
        <w:t xml:space="preserve"> which allows the definition of classes and attributes within archetypes using the meta</w:t>
      </w:r>
      <w:r w:rsidR="0056402B">
        <w:rPr>
          <w:lang w:val="en-US"/>
        </w:rPr>
        <w:t xml:space="preserve"> </w:t>
      </w:r>
      <w:r w:rsidRPr="00102544">
        <w:rPr>
          <w:lang w:val="en-US"/>
        </w:rPr>
        <w:t>model constructs of ITEM, CLUSTER, and ELEMENT and by FHIR whose extension mechanism allows for the definition of new attributes and structures within resource profiles. The motivation for this decision is that, unlike FHIR and the OpenEHR models, both physical models, CIMI is a logical model and thus does not rely on extensions to provide for additional expressivity beyond that provided by the CIMI Re</w:t>
      </w:r>
      <w:r w:rsidR="0056402B">
        <w:rPr>
          <w:lang w:val="en-US"/>
        </w:rPr>
        <w:t>ference Model. T</w:t>
      </w:r>
      <w:r w:rsidRPr="00102544">
        <w:rPr>
          <w:lang w:val="en-US"/>
        </w:rPr>
        <w:t>he CIMI Logical Model favors expressivity over economy of structure and delegates model extensibility to its underlying physical model target. For instance, attributes that exist in the CIMI Reference Model but that do not exist in the FHIR Core Model shall be mapped to the appropriate FHIR extensions.</w:t>
      </w:r>
    </w:p>
    <w:p w14:paraId="2E3EA481" w14:textId="4EC609FE" w:rsidR="00102544" w:rsidRPr="0056402B" w:rsidRDefault="0056402B" w:rsidP="00D70EB9">
      <w:pPr>
        <w:pStyle w:val="Heading3"/>
        <w:rPr>
          <w:lang w:val="en-US"/>
        </w:rPr>
      </w:pPr>
      <w:bookmarkStart w:id="269" w:name="_Toc341554255"/>
      <w:r>
        <w:rPr>
          <w:lang w:val="en-US"/>
        </w:rPr>
        <w:t>The CIMI Reference Model</w:t>
      </w:r>
      <w:bookmarkEnd w:id="269"/>
    </w:p>
    <w:p w14:paraId="256296E9" w14:textId="1E7A3F99" w:rsidR="00102544" w:rsidRPr="00102544" w:rsidRDefault="00102544" w:rsidP="00102544">
      <w:pPr>
        <w:spacing w:before="120" w:line="240" w:lineRule="auto"/>
        <w:jc w:val="both"/>
        <w:rPr>
          <w:lang w:val="en-US"/>
        </w:rPr>
      </w:pPr>
      <w:r w:rsidRPr="00102544">
        <w:rPr>
          <w:lang w:val="en-US"/>
        </w:rPr>
        <w:t>The CIMI Reference Model is a layered model that is designed to be modular and currently consists of three layers:</w:t>
      </w:r>
    </w:p>
    <w:p w14:paraId="52443B4A" w14:textId="178724E2" w:rsidR="00102544" w:rsidRPr="00102544" w:rsidRDefault="00102544" w:rsidP="00102544">
      <w:pPr>
        <w:numPr>
          <w:ilvl w:val="0"/>
          <w:numId w:val="33"/>
        </w:numPr>
        <w:spacing w:before="120" w:line="240" w:lineRule="auto"/>
        <w:jc w:val="both"/>
        <w:rPr>
          <w:lang w:val="en-US"/>
        </w:rPr>
      </w:pPr>
      <w:r w:rsidRPr="00102544">
        <w:rPr>
          <w:lang w:val="en-US"/>
        </w:rPr>
        <w:t xml:space="preserve">The Core CIMI Reference Model defines the model’s primitives, its core types, and </w:t>
      </w:r>
      <w:r w:rsidR="0056402B">
        <w:rPr>
          <w:lang w:val="en-US"/>
        </w:rPr>
        <w:t>two</w:t>
      </w:r>
      <w:r w:rsidRPr="00102544">
        <w:rPr>
          <w:lang w:val="en-US"/>
        </w:rPr>
        <w:t xml:space="preserve"> root class</w:t>
      </w:r>
      <w:r w:rsidR="0056402B">
        <w:rPr>
          <w:lang w:val="en-US"/>
        </w:rPr>
        <w:t>es</w:t>
      </w:r>
      <w:r w:rsidRPr="00102544">
        <w:rPr>
          <w:lang w:val="en-US"/>
        </w:rPr>
        <w:t xml:space="preserve">, LOCATABLE, from which </w:t>
      </w:r>
      <w:r w:rsidR="00B62C34">
        <w:rPr>
          <w:lang w:val="en-US"/>
        </w:rPr>
        <w:t>the majority of</w:t>
      </w:r>
      <w:r w:rsidRPr="00102544">
        <w:rPr>
          <w:lang w:val="en-US"/>
        </w:rPr>
        <w:t xml:space="preserve"> CIMI classes derive</w:t>
      </w:r>
      <w:r w:rsidR="00661C44">
        <w:rPr>
          <w:lang w:val="en-US"/>
        </w:rPr>
        <w:t xml:space="preserve"> and ASSOCIATION_CLASS</w:t>
      </w:r>
      <w:r w:rsidR="0056402B">
        <w:rPr>
          <w:lang w:val="en-US"/>
        </w:rPr>
        <w:t xml:space="preserve"> from which CIMI association classes derive</w:t>
      </w:r>
      <w:r w:rsidRPr="00102544">
        <w:rPr>
          <w:lang w:val="en-US"/>
        </w:rPr>
        <w:t>.</w:t>
      </w:r>
    </w:p>
    <w:p w14:paraId="1EA36D23" w14:textId="369E9E63" w:rsidR="00102544" w:rsidRPr="00102544" w:rsidRDefault="00102544" w:rsidP="00102544">
      <w:pPr>
        <w:numPr>
          <w:ilvl w:val="0"/>
          <w:numId w:val="33"/>
        </w:numPr>
        <w:spacing w:before="120" w:line="240" w:lineRule="auto"/>
        <w:jc w:val="both"/>
        <w:rPr>
          <w:lang w:val="en-US"/>
        </w:rPr>
      </w:pPr>
      <w:r w:rsidRPr="00102544">
        <w:rPr>
          <w:lang w:val="en-US"/>
        </w:rPr>
        <w:t xml:space="preserve">The CIMI Foundational Reference Model defines the foundational underpinnings of the CIMI model. This structure aligns with the ISO 13606 EHR and the OpenEHR Reference Models. It also defines a number of top-level hierarchies: CLUSTER, COMPOSITION, CONTENT, PARTY, </w:t>
      </w:r>
      <w:r w:rsidR="00B62C34">
        <w:rPr>
          <w:lang w:val="en-US"/>
        </w:rPr>
        <w:t xml:space="preserve">ACTOR, ROLE, </w:t>
      </w:r>
      <w:r w:rsidRPr="00102544">
        <w:rPr>
          <w:lang w:val="en-US"/>
        </w:rPr>
        <w:t>PARTICIPATION, and PARTY_RELATIONSHIP. It is from these hierarchies that all downstream CIMI classes and clinical patterns are derived.</w:t>
      </w:r>
    </w:p>
    <w:p w14:paraId="2509548F" w14:textId="41AE97D4" w:rsidR="00102544" w:rsidRPr="00332309" w:rsidRDefault="00102544" w:rsidP="00102544">
      <w:pPr>
        <w:numPr>
          <w:ilvl w:val="0"/>
          <w:numId w:val="33"/>
        </w:numPr>
        <w:spacing w:before="120" w:line="240" w:lineRule="auto"/>
        <w:jc w:val="both"/>
        <w:rPr>
          <w:lang w:val="en-US"/>
        </w:rPr>
      </w:pPr>
      <w:r w:rsidRPr="00102544">
        <w:rPr>
          <w:lang w:val="en-US"/>
        </w:rPr>
        <w:t>The CIMI Clinical Reference Model builds upon these two lower layers to provide the structural patterns upon which CIMI preferred archetypes are built.</w:t>
      </w:r>
    </w:p>
    <w:p w14:paraId="2D4F7AC9" w14:textId="09181302" w:rsidR="00102544" w:rsidRPr="00102544" w:rsidRDefault="00102544" w:rsidP="00102544">
      <w:pPr>
        <w:spacing w:before="120" w:line="240" w:lineRule="auto"/>
        <w:jc w:val="both"/>
        <w:rPr>
          <w:lang w:val="en-US"/>
        </w:rPr>
      </w:pPr>
      <w:r w:rsidRPr="00102544">
        <w:rPr>
          <w:lang w:val="en-US"/>
        </w:rPr>
        <w:t xml:space="preserve">This modular approach allows for additional, more domain-specific layers to be added in future or for alternate iso-semantic patterns to be introduced at the appropriate level in the model. Over time, it can be expected that the lower level reference model modules will become more stable while higher-level modules may </w:t>
      </w:r>
      <w:r w:rsidR="00A2574E">
        <w:rPr>
          <w:lang w:val="en-US"/>
        </w:rPr>
        <w:t xml:space="preserve">still </w:t>
      </w:r>
      <w:r w:rsidRPr="00102544">
        <w:rPr>
          <w:lang w:val="en-US"/>
        </w:rPr>
        <w:t xml:space="preserve">undergo </w:t>
      </w:r>
      <w:r w:rsidR="00332309">
        <w:rPr>
          <w:lang w:val="en-US"/>
        </w:rPr>
        <w:t>additional</w:t>
      </w:r>
      <w:r w:rsidRPr="00102544">
        <w:rPr>
          <w:lang w:val="en-US"/>
        </w:rPr>
        <w:t xml:space="preserve"> flux.</w:t>
      </w:r>
    </w:p>
    <w:p w14:paraId="1E32CCB4" w14:textId="7C1BAF98" w:rsidR="00102544" w:rsidRPr="007831CA" w:rsidRDefault="00102544" w:rsidP="009330F7">
      <w:pPr>
        <w:pStyle w:val="Heading4"/>
        <w:rPr>
          <w:lang w:val="en-US"/>
        </w:rPr>
      </w:pPr>
      <w:r w:rsidRPr="00102544">
        <w:rPr>
          <w:lang w:val="en-US"/>
        </w:rPr>
        <w:t xml:space="preserve">What is a </w:t>
      </w:r>
      <w:r w:rsidR="007E6196">
        <w:rPr>
          <w:lang w:val="en-US"/>
        </w:rPr>
        <w:t>‘</w:t>
      </w:r>
      <w:r w:rsidRPr="00102544">
        <w:rPr>
          <w:lang w:val="en-US"/>
        </w:rPr>
        <w:t>reference model</w:t>
      </w:r>
      <w:r w:rsidR="007E6196">
        <w:rPr>
          <w:lang w:val="en-US"/>
        </w:rPr>
        <w:t xml:space="preserve"> pattern’</w:t>
      </w:r>
      <w:r w:rsidRPr="00102544">
        <w:rPr>
          <w:lang w:val="en-US"/>
        </w:rPr>
        <w:t xml:space="preserve"> or</w:t>
      </w:r>
      <w:r w:rsidR="007E6196">
        <w:rPr>
          <w:lang w:val="en-US"/>
        </w:rPr>
        <w:t xml:space="preserve"> ‘clinical</w:t>
      </w:r>
      <w:r w:rsidRPr="00102544">
        <w:rPr>
          <w:lang w:val="en-US"/>
        </w:rPr>
        <w:t xml:space="preserve"> pattern</w:t>
      </w:r>
      <w:r w:rsidR="007E6196">
        <w:rPr>
          <w:lang w:val="en-US"/>
        </w:rPr>
        <w:t>’</w:t>
      </w:r>
    </w:p>
    <w:p w14:paraId="496C5DFD" w14:textId="29B9E364" w:rsidR="00102544" w:rsidRPr="007E6196" w:rsidRDefault="00102544" w:rsidP="00102544">
      <w:pPr>
        <w:spacing w:before="120" w:line="240" w:lineRule="auto"/>
        <w:jc w:val="both"/>
        <w:rPr>
          <w:lang w:val="en-GB"/>
        </w:rPr>
      </w:pPr>
      <w:r w:rsidRPr="00102544">
        <w:rPr>
          <w:lang w:val="en-GB"/>
        </w:rPr>
        <w:t xml:space="preserve">A </w:t>
      </w:r>
      <w:r w:rsidRPr="00102544">
        <w:rPr>
          <w:i/>
          <w:lang w:val="en-GB"/>
        </w:rPr>
        <w:t>reference model pattern</w:t>
      </w:r>
      <w:r w:rsidRPr="00102544">
        <w:rPr>
          <w:lang w:val="en-GB"/>
        </w:rPr>
        <w:t xml:space="preserve"> is a structural pattern (a single class or group of </w:t>
      </w:r>
      <w:r w:rsidR="007E6196">
        <w:rPr>
          <w:lang w:val="en-GB"/>
        </w:rPr>
        <w:t xml:space="preserve">related </w:t>
      </w:r>
      <w:r w:rsidRPr="00102544">
        <w:rPr>
          <w:lang w:val="en-GB"/>
        </w:rPr>
        <w:t xml:space="preserve">classes) that can be constrained by archetypes in order to define a family of related and consistent </w:t>
      </w:r>
      <w:r w:rsidR="007E6196">
        <w:rPr>
          <w:lang w:val="en-GB"/>
        </w:rPr>
        <w:t xml:space="preserve">detailed clinical </w:t>
      </w:r>
      <w:r w:rsidRPr="00102544">
        <w:rPr>
          <w:lang w:val="en-GB"/>
        </w:rPr>
        <w:t>models. The set of allowable clinical patterns comprise the CIMI Reference Model.</w:t>
      </w:r>
    </w:p>
    <w:p w14:paraId="100DEAA2" w14:textId="5B553ABC" w:rsidR="00102544" w:rsidRPr="00102544" w:rsidRDefault="00102544" w:rsidP="00D70EB9">
      <w:pPr>
        <w:pStyle w:val="Heading3"/>
        <w:rPr>
          <w:lang w:val="en-US"/>
        </w:rPr>
      </w:pPr>
      <w:bookmarkStart w:id="270" w:name="_Toc341554256"/>
      <w:r w:rsidRPr="00102544">
        <w:rPr>
          <w:lang w:val="en-US"/>
        </w:rPr>
        <w:t>The CIMI Archetype Hierarchies</w:t>
      </w:r>
      <w:bookmarkEnd w:id="270"/>
    </w:p>
    <w:p w14:paraId="69814923" w14:textId="4A3EF897" w:rsidR="00102544" w:rsidRPr="00102544" w:rsidRDefault="00102544" w:rsidP="00102544">
      <w:pPr>
        <w:spacing w:before="120" w:line="240" w:lineRule="auto"/>
        <w:jc w:val="both"/>
        <w:rPr>
          <w:lang w:val="en-US"/>
        </w:rPr>
      </w:pPr>
      <w:r w:rsidRPr="00102544">
        <w:rPr>
          <w:lang w:val="en-US"/>
        </w:rPr>
        <w:t>The CIMI archetype hierarchies form the second part of the CIMI model. These hier</w:t>
      </w:r>
      <w:r w:rsidR="007E6196">
        <w:rPr>
          <w:lang w:val="en-US"/>
        </w:rPr>
        <w:t>archies serve two primary purposes:</w:t>
      </w:r>
    </w:p>
    <w:p w14:paraId="1FDFAC8B" w14:textId="77777777" w:rsidR="00102544" w:rsidRPr="00102544" w:rsidRDefault="00102544" w:rsidP="00102544">
      <w:pPr>
        <w:numPr>
          <w:ilvl w:val="0"/>
          <w:numId w:val="34"/>
        </w:numPr>
        <w:spacing w:before="120" w:line="240" w:lineRule="auto"/>
        <w:jc w:val="both"/>
        <w:rPr>
          <w:lang w:val="en-US"/>
        </w:rPr>
      </w:pPr>
      <w:r w:rsidRPr="00102544">
        <w:rPr>
          <w:lang w:val="en-US"/>
        </w:rPr>
        <w:t>They enable the progressive application of constraints on reference clinical patterns including the specification of terminology constraints that assign formal meanings to both model attributes and their range.</w:t>
      </w:r>
    </w:p>
    <w:p w14:paraId="6F659DB6" w14:textId="4093129B" w:rsidR="00102544" w:rsidRPr="00E54C09" w:rsidRDefault="00102544" w:rsidP="00102544">
      <w:pPr>
        <w:numPr>
          <w:ilvl w:val="0"/>
          <w:numId w:val="34"/>
        </w:numPr>
        <w:spacing w:before="120" w:line="240" w:lineRule="auto"/>
        <w:jc w:val="both"/>
        <w:rPr>
          <w:lang w:val="en-US"/>
        </w:rPr>
      </w:pPr>
      <w:r w:rsidRPr="00102544">
        <w:rPr>
          <w:lang w:val="en-US"/>
        </w:rPr>
        <w:t xml:space="preserve">They </w:t>
      </w:r>
      <w:r w:rsidR="00E54C09">
        <w:rPr>
          <w:lang w:val="en-US"/>
        </w:rPr>
        <w:t>allow for</w:t>
      </w:r>
      <w:r w:rsidRPr="00102544">
        <w:rPr>
          <w:lang w:val="en-US"/>
        </w:rPr>
        <w:t xml:space="preserve"> the definition of sets of models whose members vary solely </w:t>
      </w:r>
      <w:r w:rsidR="00E54C09">
        <w:rPr>
          <w:lang w:val="en-US"/>
        </w:rPr>
        <w:t xml:space="preserve">based </w:t>
      </w:r>
      <w:r w:rsidRPr="00102544">
        <w:rPr>
          <w:lang w:val="en-US"/>
        </w:rPr>
        <w:t>on the constraints they apply to a common underlying reference model pattern.</w:t>
      </w:r>
    </w:p>
    <w:p w14:paraId="0D4C4287" w14:textId="6DBA6C7C" w:rsidR="00102544" w:rsidRPr="00102544" w:rsidRDefault="00102544" w:rsidP="00102544">
      <w:pPr>
        <w:spacing w:before="120" w:line="240" w:lineRule="auto"/>
        <w:jc w:val="both"/>
        <w:rPr>
          <w:lang w:val="en-US"/>
        </w:rPr>
      </w:pPr>
      <w:r w:rsidRPr="00102544">
        <w:rPr>
          <w:lang w:val="en-US"/>
        </w:rPr>
        <w:t xml:space="preserve">Archetypes can specialize more general archetypes in ADL. They do so by progressively constraining the underlying reference </w:t>
      </w:r>
      <w:r w:rsidR="00C67017">
        <w:rPr>
          <w:lang w:val="en-US"/>
        </w:rPr>
        <w:t xml:space="preserve">model </w:t>
      </w:r>
      <w:r w:rsidRPr="00102544">
        <w:rPr>
          <w:lang w:val="en-US"/>
        </w:rPr>
        <w:t>pattern in a manner that is consistent with and not contradictory to the constraints specified in archetyp</w:t>
      </w:r>
      <w:r w:rsidR="00C67017">
        <w:rPr>
          <w:lang w:val="en-US"/>
        </w:rPr>
        <w:t xml:space="preserve">es higher up in the hierarchy. </w:t>
      </w:r>
    </w:p>
    <w:p w14:paraId="570D5094" w14:textId="4667FD48" w:rsidR="00102544" w:rsidRPr="00102544" w:rsidRDefault="00102544" w:rsidP="00102544">
      <w:pPr>
        <w:spacing w:before="120" w:line="240" w:lineRule="auto"/>
        <w:jc w:val="both"/>
        <w:rPr>
          <w:lang w:val="en-US"/>
        </w:rPr>
      </w:pPr>
      <w:r w:rsidRPr="00102544">
        <w:rPr>
          <w:lang w:val="en-US"/>
        </w:rPr>
        <w:t>Examples of constraint refinements are listed below:</w:t>
      </w:r>
    </w:p>
    <w:p w14:paraId="34D92C83" w14:textId="77777777" w:rsidR="00102544" w:rsidRPr="00102544" w:rsidRDefault="00102544" w:rsidP="00102544">
      <w:pPr>
        <w:numPr>
          <w:ilvl w:val="0"/>
          <w:numId w:val="35"/>
        </w:numPr>
        <w:spacing w:before="120" w:line="240" w:lineRule="auto"/>
        <w:jc w:val="both"/>
        <w:rPr>
          <w:lang w:val="en-US"/>
        </w:rPr>
      </w:pPr>
      <w:r w:rsidRPr="00102544">
        <w:rPr>
          <w:lang w:val="en-US"/>
        </w:rPr>
        <w:t>A top-level archetype restricts the range of Ingredient.substanceCode to the set of all concepts subsumed by the SNOMED CT concept ‘Pharmaceutical/biologic product’. A downstream specialization of this archetype restricts the Ingredient.substanceCode to ‘Metoprolol’.</w:t>
      </w:r>
    </w:p>
    <w:p w14:paraId="0A8D62E7" w14:textId="29EECB13" w:rsidR="00102544" w:rsidRPr="00102544" w:rsidRDefault="00102544" w:rsidP="00102544">
      <w:pPr>
        <w:numPr>
          <w:ilvl w:val="0"/>
          <w:numId w:val="35"/>
        </w:numPr>
        <w:spacing w:before="120" w:line="240" w:lineRule="auto"/>
        <w:jc w:val="both"/>
        <w:rPr>
          <w:lang w:val="en-US"/>
        </w:rPr>
      </w:pPr>
      <w:r w:rsidRPr="00102544">
        <w:rPr>
          <w:lang w:val="en-US"/>
        </w:rPr>
        <w:t xml:space="preserve">A top-level archetype assigns the SNOMED CT concept ‘Procedure site (attribute)’ as the </w:t>
      </w:r>
      <w:r w:rsidR="00A63184">
        <w:rPr>
          <w:lang w:val="en-US"/>
        </w:rPr>
        <w:t>semantic binding</w:t>
      </w:r>
      <w:r w:rsidRPr="00102544">
        <w:rPr>
          <w:lang w:val="en-US"/>
        </w:rPr>
        <w:t xml:space="preserve"> of the attribute Procedure.site. A downstream specialization of this archetype further constrains this meaning to ‘Procedure site – Direct (attribute)’, a concept subsumed by</w:t>
      </w:r>
      <w:r w:rsidR="00A63184">
        <w:rPr>
          <w:lang w:val="en-US"/>
        </w:rPr>
        <w:t xml:space="preserve"> the</w:t>
      </w:r>
      <w:r w:rsidRPr="00102544">
        <w:rPr>
          <w:lang w:val="en-US"/>
        </w:rPr>
        <w:t xml:space="preserve"> ‘Procedure site (attribute)’.</w:t>
      </w:r>
    </w:p>
    <w:p w14:paraId="6D17EC11" w14:textId="77777777" w:rsidR="00102544" w:rsidRPr="00102544" w:rsidRDefault="00102544" w:rsidP="00102544">
      <w:pPr>
        <w:numPr>
          <w:ilvl w:val="0"/>
          <w:numId w:val="35"/>
        </w:numPr>
        <w:spacing w:before="120" w:line="240" w:lineRule="auto"/>
        <w:jc w:val="both"/>
        <w:rPr>
          <w:lang w:val="en-US"/>
        </w:rPr>
      </w:pPr>
      <w:r w:rsidRPr="00102544">
        <w:rPr>
          <w:lang w:val="en-US"/>
        </w:rPr>
        <w:t>A downstream archetype refines the cardinality of a container attribute from 0..* to 2..5.</w:t>
      </w:r>
    </w:p>
    <w:p w14:paraId="49C83233" w14:textId="77BC3BD4" w:rsidR="00102544" w:rsidRPr="00102544" w:rsidRDefault="00102544" w:rsidP="00102544">
      <w:pPr>
        <w:numPr>
          <w:ilvl w:val="0"/>
          <w:numId w:val="35"/>
        </w:numPr>
        <w:spacing w:before="120" w:line="240" w:lineRule="auto"/>
        <w:jc w:val="both"/>
        <w:rPr>
          <w:lang w:val="en-US"/>
        </w:rPr>
      </w:pPr>
      <w:r w:rsidRPr="00102544">
        <w:rPr>
          <w:lang w:val="en-US"/>
        </w:rPr>
        <w:t xml:space="preserve">A downstream archetype </w:t>
      </w:r>
      <w:r w:rsidRPr="00102544">
        <w:rPr>
          <w:i/>
          <w:lang w:val="en-US"/>
        </w:rPr>
        <w:t>constrains out</w:t>
      </w:r>
      <w:r w:rsidRPr="00102544">
        <w:rPr>
          <w:lang w:val="en-US"/>
        </w:rPr>
        <w:t xml:space="preserve"> a </w:t>
      </w:r>
      <w:r w:rsidR="00A63184">
        <w:rPr>
          <w:lang w:val="en-US"/>
        </w:rPr>
        <w:t>class</w:t>
      </w:r>
      <w:r w:rsidRPr="00102544">
        <w:rPr>
          <w:lang w:val="en-US"/>
        </w:rPr>
        <w:t xml:space="preserve"> attribute by setting its existence to 0..0.</w:t>
      </w:r>
    </w:p>
    <w:p w14:paraId="203AA945" w14:textId="77777777" w:rsidR="00102544" w:rsidRPr="00102544" w:rsidRDefault="00102544" w:rsidP="00102544">
      <w:pPr>
        <w:numPr>
          <w:ilvl w:val="0"/>
          <w:numId w:val="35"/>
        </w:numPr>
        <w:spacing w:before="120" w:line="240" w:lineRule="auto"/>
        <w:jc w:val="both"/>
        <w:rPr>
          <w:lang w:val="en-US"/>
        </w:rPr>
      </w:pPr>
      <w:r w:rsidRPr="00102544">
        <w:rPr>
          <w:lang w:val="en-US"/>
        </w:rPr>
        <w:t>A downstream archetype constrains the datatype of an attribute from DATA_VALUE to QUANTITY.</w:t>
      </w:r>
    </w:p>
    <w:p w14:paraId="119F1B5F" w14:textId="55C8C42E" w:rsidR="00102544" w:rsidRPr="00102544" w:rsidRDefault="00102544" w:rsidP="00102544">
      <w:pPr>
        <w:spacing w:before="120" w:line="240" w:lineRule="auto"/>
        <w:jc w:val="both"/>
        <w:rPr>
          <w:lang w:val="en-US"/>
        </w:rPr>
      </w:pPr>
      <w:r w:rsidRPr="00102544">
        <w:rPr>
          <w:lang w:val="en-US"/>
        </w:rPr>
        <w:t>Detailed Clinical Models (DCMs) typically reside at the bottom of CIMI archetype hierarchies. The cumulative constraints applied on a DCM are intended to be precise enough to allow for the unambiguous exchange of interoperable clinical information and thus constitute highly specific constraints on the underlying reference model</w:t>
      </w:r>
      <w:r w:rsidR="00F25653">
        <w:rPr>
          <w:lang w:val="en-US"/>
        </w:rPr>
        <w:t xml:space="preserve"> pattern</w:t>
      </w:r>
      <w:r w:rsidRPr="00102544">
        <w:rPr>
          <w:lang w:val="en-US"/>
        </w:rPr>
        <w:t>.</w:t>
      </w:r>
      <w:r w:rsidR="00475CAE">
        <w:rPr>
          <w:lang w:val="en-US"/>
        </w:rPr>
        <w:t xml:space="preserve"> This layered approach is illustrated below:</w:t>
      </w:r>
    </w:p>
    <w:p w14:paraId="7DA9A718" w14:textId="77777777" w:rsidR="00102544" w:rsidRDefault="00102544" w:rsidP="004B1CDF">
      <w:pPr>
        <w:spacing w:before="120" w:line="240" w:lineRule="auto"/>
        <w:jc w:val="both"/>
      </w:pPr>
    </w:p>
    <w:p w14:paraId="0BF5FF4B" w14:textId="77777777" w:rsidR="004B1CDF" w:rsidRDefault="004B1CDF" w:rsidP="004B1CDF">
      <w:pPr>
        <w:spacing w:line="240" w:lineRule="auto"/>
      </w:pPr>
      <w:r>
        <w:rPr>
          <w:noProof/>
          <w:lang w:val="en-US" w:eastAsia="en-US"/>
        </w:rPr>
        <w:drawing>
          <wp:inline distT="0" distB="0" distL="0" distR="0" wp14:anchorId="69A0946C" wp14:editId="506AF469">
            <wp:extent cx="5140606" cy="38554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PC Vision for CIMI%2FSOLOR%2FFHIR Ecosystem (2).jpg"/>
                    <pic:cNvPicPr/>
                  </pic:nvPicPr>
                  <pic:blipFill>
                    <a:blip r:embed="rId8">
                      <a:extLst>
                        <a:ext uri="{28A0092B-C50C-407E-A947-70E740481C1C}">
                          <a14:useLocalDpi xmlns:a14="http://schemas.microsoft.com/office/drawing/2010/main" val="0"/>
                        </a:ext>
                      </a:extLst>
                    </a:blip>
                    <a:stretch>
                      <a:fillRect/>
                    </a:stretch>
                  </pic:blipFill>
                  <pic:spPr>
                    <a:xfrm>
                      <a:off x="0" y="0"/>
                      <a:ext cx="5140606" cy="3855455"/>
                    </a:xfrm>
                    <a:prstGeom prst="rect">
                      <a:avLst/>
                    </a:prstGeom>
                  </pic:spPr>
                </pic:pic>
              </a:graphicData>
            </a:graphic>
          </wp:inline>
        </w:drawing>
      </w:r>
    </w:p>
    <w:p w14:paraId="774F94EB" w14:textId="77777777" w:rsidR="004B1CDF" w:rsidRPr="00AF4584" w:rsidRDefault="004B1CDF" w:rsidP="004B1CDF">
      <w:pPr>
        <w:spacing w:line="240" w:lineRule="auto"/>
        <w:jc w:val="center"/>
        <w:rPr>
          <w:i/>
        </w:rPr>
      </w:pPr>
      <w:r>
        <w:rPr>
          <w:i/>
        </w:rPr>
        <w:t>Figure 1: CIMI Architectural Framework</w:t>
      </w:r>
    </w:p>
    <w:p w14:paraId="4310EFCF" w14:textId="77777777" w:rsidR="004B1CDF" w:rsidRDefault="004B1CDF" w:rsidP="004B1CDF">
      <w:pPr>
        <w:spacing w:line="240" w:lineRule="auto"/>
      </w:pPr>
    </w:p>
    <w:p w14:paraId="7BCCBC86" w14:textId="77777777" w:rsidR="004B1CDF" w:rsidRDefault="004B1CDF" w:rsidP="00114253">
      <w:pPr>
        <w:pStyle w:val="Heading1"/>
      </w:pPr>
      <w:bookmarkStart w:id="271" w:name="_Toc341554257"/>
      <w:r>
        <w:t>Reference Model</w:t>
      </w:r>
      <w:bookmarkEnd w:id="271"/>
    </w:p>
    <w:p w14:paraId="3E6A2D9B" w14:textId="3F6228DF" w:rsidR="00AA1D35" w:rsidRDefault="004B1CDF" w:rsidP="004B1CDF">
      <w:pPr>
        <w:spacing w:before="120" w:line="240" w:lineRule="auto"/>
        <w:jc w:val="both"/>
      </w:pPr>
      <w:r>
        <w:t xml:space="preserve">The CIMI reference model defines the core structure and data types of all CIMI clinical models. </w:t>
      </w:r>
      <w:r w:rsidR="000D2393">
        <w:t xml:space="preserve">Each reference </w:t>
      </w:r>
      <w:r w:rsidR="008C57CC">
        <w:t xml:space="preserve">model </w:t>
      </w:r>
      <w:r w:rsidR="000D2393">
        <w:t>module is further described in the</w:t>
      </w:r>
      <w:r w:rsidR="00F12114">
        <w:t xml:space="preserve"> sections below</w:t>
      </w:r>
      <w:r w:rsidR="000D2393">
        <w:t>.</w:t>
      </w:r>
    </w:p>
    <w:p w14:paraId="7CF43428" w14:textId="6D29705D" w:rsidR="00AA1D35" w:rsidRDefault="00AA1D35" w:rsidP="00507E6F">
      <w:pPr>
        <w:pStyle w:val="Heading2"/>
      </w:pPr>
      <w:bookmarkStart w:id="272" w:name="_Toc341554258"/>
      <w:r>
        <w:t>The CIMI Core Reference Model</w:t>
      </w:r>
      <w:r w:rsidR="00B211B5">
        <w:t xml:space="preserve"> Module</w:t>
      </w:r>
      <w:bookmarkEnd w:id="272"/>
    </w:p>
    <w:p w14:paraId="74E4180A" w14:textId="63B41950" w:rsidR="00AA1D35" w:rsidRDefault="00AA1D35" w:rsidP="00AA1D35">
      <w:r>
        <w:t xml:space="preserve">The CIMI Core Reference model module introduces </w:t>
      </w:r>
      <w:r w:rsidR="00505B37">
        <w:t>four</w:t>
      </w:r>
      <w:r>
        <w:t xml:space="preserve"> core reference model hierarchies:</w:t>
      </w:r>
    </w:p>
    <w:p w14:paraId="6D7B3E5A" w14:textId="77777777" w:rsidR="00AA1D35" w:rsidRDefault="00AA1D35" w:rsidP="00AA1D35">
      <w:pPr>
        <w:pStyle w:val="ListParagraph"/>
        <w:numPr>
          <w:ilvl w:val="0"/>
          <w:numId w:val="38"/>
        </w:numPr>
        <w:contextualSpacing/>
      </w:pPr>
      <w:r>
        <w:t xml:space="preserve">The </w:t>
      </w:r>
      <w:r>
        <w:rPr>
          <w:i/>
        </w:rPr>
        <w:t>Any</w:t>
      </w:r>
      <w:r>
        <w:t xml:space="preserve"> hierarchy from which all CIMI primitive types are derived.</w:t>
      </w:r>
    </w:p>
    <w:p w14:paraId="2C13F350" w14:textId="77777777" w:rsidR="00AA1D35" w:rsidRDefault="00AA1D35" w:rsidP="00AA1D35">
      <w:pPr>
        <w:pStyle w:val="ListParagraph"/>
        <w:numPr>
          <w:ilvl w:val="0"/>
          <w:numId w:val="38"/>
        </w:numPr>
        <w:contextualSpacing/>
      </w:pPr>
      <w:r>
        <w:t>The DATA_VALUE hierarchy from which all CIMI complex types are derived.</w:t>
      </w:r>
    </w:p>
    <w:p w14:paraId="146A1E34" w14:textId="77777777" w:rsidR="00AA1D35" w:rsidRDefault="00AA1D35" w:rsidP="00AA1D35">
      <w:pPr>
        <w:pStyle w:val="ListParagraph"/>
        <w:numPr>
          <w:ilvl w:val="0"/>
          <w:numId w:val="38"/>
        </w:numPr>
        <w:contextualSpacing/>
      </w:pPr>
      <w:r>
        <w:t>The LOCATABLE hierarchy from which all other CIMI classes are derived.</w:t>
      </w:r>
    </w:p>
    <w:p w14:paraId="0BBC1D60" w14:textId="73488CBC" w:rsidR="00A96E84" w:rsidRPr="00140023" w:rsidRDefault="00A96E84" w:rsidP="00AA1D35">
      <w:pPr>
        <w:pStyle w:val="ListParagraph"/>
        <w:numPr>
          <w:ilvl w:val="0"/>
          <w:numId w:val="38"/>
        </w:numPr>
        <w:contextualSpacing/>
      </w:pPr>
      <w:r>
        <w:t xml:space="preserve">The ASSOCIATION_CLASS hierarchy from which all CIMI association classes are derived (e.g., PARTICIPATION, PARTY_RELATIONSHIP, </w:t>
      </w:r>
      <w:r w:rsidR="00A2574E">
        <w:t>ClinicalStatementAssociation</w:t>
      </w:r>
      <w:r>
        <w:t>)</w:t>
      </w:r>
    </w:p>
    <w:p w14:paraId="46157813" w14:textId="77777777" w:rsidR="00AA1D35" w:rsidRDefault="00AA1D35" w:rsidP="00AA1D35">
      <w:pPr>
        <w:rPr>
          <w:lang w:val="en-US"/>
        </w:rPr>
      </w:pPr>
    </w:p>
    <w:p w14:paraId="2A3289ED" w14:textId="4AF6405A" w:rsidR="00AA1D35" w:rsidRDefault="00AA1D35" w:rsidP="00D70EB9">
      <w:pPr>
        <w:pStyle w:val="Heading3"/>
      </w:pPr>
      <w:bookmarkStart w:id="273" w:name="_Toc341554259"/>
      <w:r>
        <w:t>CIMI primitives</w:t>
      </w:r>
      <w:bookmarkEnd w:id="273"/>
    </w:p>
    <w:p w14:paraId="4D2A537C" w14:textId="640F9E8D" w:rsidR="00AA1D35" w:rsidRDefault="00AA1D35" w:rsidP="00AA1D35">
      <w:r>
        <w:t>We list below the set of CIMI primitive types and their mappings to UML and FHIR. In CIMI all primitive types derive from the Any abstract class:</w:t>
      </w:r>
    </w:p>
    <w:tbl>
      <w:tblPr>
        <w:tblStyle w:val="LightShading-Accent1"/>
        <w:tblW w:w="0" w:type="auto"/>
        <w:tblLook w:val="04A0" w:firstRow="1" w:lastRow="0" w:firstColumn="1" w:lastColumn="0" w:noHBand="0" w:noVBand="1"/>
      </w:tblPr>
      <w:tblGrid>
        <w:gridCol w:w="2280"/>
        <w:gridCol w:w="2282"/>
        <w:gridCol w:w="2011"/>
        <w:gridCol w:w="2283"/>
      </w:tblGrid>
      <w:tr w:rsidR="00AA1D35" w14:paraId="5F4FBA20" w14:textId="77777777" w:rsidTr="00DE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tcPr>
          <w:p w14:paraId="6BD1A492" w14:textId="77777777" w:rsidR="00AA1D35" w:rsidRDefault="00AA1D35" w:rsidP="00DE6683">
            <w:r>
              <w:t>CIMI Primitives</w:t>
            </w:r>
          </w:p>
        </w:tc>
        <w:tc>
          <w:tcPr>
            <w:tcW w:w="2541" w:type="dxa"/>
          </w:tcPr>
          <w:p w14:paraId="64A35DC9" w14:textId="77777777" w:rsidR="00AA1D35" w:rsidRDefault="00AA1D35" w:rsidP="00DE6683">
            <w:pPr>
              <w:cnfStyle w:val="100000000000" w:firstRow="1" w:lastRow="0" w:firstColumn="0" w:lastColumn="0" w:oddVBand="0" w:evenVBand="0" w:oddHBand="0" w:evenHBand="0" w:firstRowFirstColumn="0" w:firstRowLastColumn="0" w:lastRowFirstColumn="0" w:lastRowLastColumn="0"/>
            </w:pPr>
            <w:r>
              <w:t>UML Primitives</w:t>
            </w:r>
          </w:p>
        </w:tc>
        <w:tc>
          <w:tcPr>
            <w:tcW w:w="2209" w:type="dxa"/>
          </w:tcPr>
          <w:p w14:paraId="6A51E5D2" w14:textId="77777777" w:rsidR="00AA1D35" w:rsidRDefault="00AA1D35" w:rsidP="00DE6683">
            <w:pPr>
              <w:cnfStyle w:val="100000000000" w:firstRow="1" w:lastRow="0" w:firstColumn="0" w:lastColumn="0" w:oddVBand="0" w:evenVBand="0" w:oddHBand="0" w:evenHBand="0" w:firstRowFirstColumn="0" w:firstRowLastColumn="0" w:lastRowFirstColumn="0" w:lastRowLastColumn="0"/>
            </w:pPr>
            <w:r>
              <w:t>XML Primitives</w:t>
            </w:r>
          </w:p>
        </w:tc>
        <w:tc>
          <w:tcPr>
            <w:tcW w:w="2542" w:type="dxa"/>
          </w:tcPr>
          <w:p w14:paraId="62EAA884" w14:textId="77777777" w:rsidR="00AA1D35" w:rsidRDefault="00AA1D35" w:rsidP="00DE6683">
            <w:pPr>
              <w:cnfStyle w:val="100000000000" w:firstRow="1" w:lastRow="0" w:firstColumn="0" w:lastColumn="0" w:oddVBand="0" w:evenVBand="0" w:oddHBand="0" w:evenHBand="0" w:firstRowFirstColumn="0" w:firstRowLastColumn="0" w:lastRowFirstColumn="0" w:lastRowLastColumn="0"/>
            </w:pPr>
            <w:r>
              <w:t>FHIR Primitives</w:t>
            </w:r>
          </w:p>
        </w:tc>
      </w:tr>
      <w:tr w:rsidR="00AA1D35" w14:paraId="34DC338B"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tcPr>
          <w:p w14:paraId="10A4463A" w14:textId="77777777" w:rsidR="00AA1D35" w:rsidRDefault="00AA1D35" w:rsidP="00DE6683">
            <w:r>
              <w:t>Boolean</w:t>
            </w:r>
          </w:p>
        </w:tc>
        <w:tc>
          <w:tcPr>
            <w:tcW w:w="2541" w:type="dxa"/>
          </w:tcPr>
          <w:p w14:paraId="0926E86E"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Boolean</w:t>
            </w:r>
          </w:p>
        </w:tc>
        <w:tc>
          <w:tcPr>
            <w:tcW w:w="2209" w:type="dxa"/>
          </w:tcPr>
          <w:p w14:paraId="34AF70C5"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2542" w:type="dxa"/>
          </w:tcPr>
          <w:p w14:paraId="498600DE"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boolean</w:t>
            </w:r>
          </w:p>
        </w:tc>
      </w:tr>
      <w:tr w:rsidR="00AA1D35" w14:paraId="3E4A3F5E" w14:textId="77777777" w:rsidTr="00DE6683">
        <w:tc>
          <w:tcPr>
            <w:cnfStyle w:val="001000000000" w:firstRow="0" w:lastRow="0" w:firstColumn="1" w:lastColumn="0" w:oddVBand="0" w:evenVBand="0" w:oddHBand="0" w:evenHBand="0" w:firstRowFirstColumn="0" w:firstRowLastColumn="0" w:lastRowFirstColumn="0" w:lastRowLastColumn="0"/>
            <w:tcW w:w="2540" w:type="dxa"/>
          </w:tcPr>
          <w:p w14:paraId="7EB22EBD" w14:textId="77777777" w:rsidR="00AA1D35" w:rsidRDefault="00AA1D35" w:rsidP="00DE6683">
            <w:r>
              <w:t>Real</w:t>
            </w:r>
          </w:p>
        </w:tc>
        <w:tc>
          <w:tcPr>
            <w:tcW w:w="2541" w:type="dxa"/>
          </w:tcPr>
          <w:p w14:paraId="14B8014C"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Real</w:t>
            </w:r>
          </w:p>
        </w:tc>
        <w:tc>
          <w:tcPr>
            <w:tcW w:w="2209" w:type="dxa"/>
          </w:tcPr>
          <w:p w14:paraId="7216852B"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2542" w:type="dxa"/>
          </w:tcPr>
          <w:p w14:paraId="64FFA42D"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decimal</w:t>
            </w:r>
          </w:p>
        </w:tc>
      </w:tr>
      <w:tr w:rsidR="00AA1D35" w14:paraId="1F5D0591"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tcPr>
          <w:p w14:paraId="416DDE01" w14:textId="77777777" w:rsidR="00AA1D35" w:rsidRDefault="00AA1D35" w:rsidP="00DE6683">
            <w:r>
              <w:t>Byte</w:t>
            </w:r>
          </w:p>
        </w:tc>
        <w:tc>
          <w:tcPr>
            <w:tcW w:w="2541" w:type="dxa"/>
          </w:tcPr>
          <w:p w14:paraId="2EEA9293"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2209" w:type="dxa"/>
          </w:tcPr>
          <w:p w14:paraId="7805CC71"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byte</w:t>
            </w:r>
          </w:p>
        </w:tc>
        <w:tc>
          <w:tcPr>
            <w:tcW w:w="2542" w:type="dxa"/>
          </w:tcPr>
          <w:p w14:paraId="1181105A"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Byte</w:t>
            </w:r>
          </w:p>
        </w:tc>
      </w:tr>
      <w:tr w:rsidR="00AA1D35" w14:paraId="59403F00" w14:textId="77777777" w:rsidTr="00DE6683">
        <w:tc>
          <w:tcPr>
            <w:cnfStyle w:val="001000000000" w:firstRow="0" w:lastRow="0" w:firstColumn="1" w:lastColumn="0" w:oddVBand="0" w:evenVBand="0" w:oddHBand="0" w:evenHBand="0" w:firstRowFirstColumn="0" w:firstRowLastColumn="0" w:lastRowFirstColumn="0" w:lastRowLastColumn="0"/>
            <w:tcW w:w="2540" w:type="dxa"/>
          </w:tcPr>
          <w:p w14:paraId="4EAB6058" w14:textId="77777777" w:rsidR="00AA1D35" w:rsidRDefault="00AA1D35" w:rsidP="00DE6683">
            <w:r>
              <w:t>Integer</w:t>
            </w:r>
          </w:p>
        </w:tc>
        <w:tc>
          <w:tcPr>
            <w:tcW w:w="2541" w:type="dxa"/>
          </w:tcPr>
          <w:p w14:paraId="1F9BF38D"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Integer</w:t>
            </w:r>
          </w:p>
        </w:tc>
        <w:tc>
          <w:tcPr>
            <w:tcW w:w="2209" w:type="dxa"/>
          </w:tcPr>
          <w:p w14:paraId="3CDB2B0F"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2542" w:type="dxa"/>
          </w:tcPr>
          <w:p w14:paraId="3F0FB930"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integer</w:t>
            </w:r>
          </w:p>
        </w:tc>
      </w:tr>
      <w:tr w:rsidR="00AA1D35" w14:paraId="15832954"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tcPr>
          <w:p w14:paraId="10BDD7AB" w14:textId="77777777" w:rsidR="00AA1D35" w:rsidRDefault="00AA1D35" w:rsidP="00DE6683">
            <w:r>
              <w:t>Character</w:t>
            </w:r>
          </w:p>
        </w:tc>
        <w:tc>
          <w:tcPr>
            <w:tcW w:w="2541" w:type="dxa"/>
          </w:tcPr>
          <w:p w14:paraId="5E07677A"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Character</w:t>
            </w:r>
          </w:p>
        </w:tc>
        <w:tc>
          <w:tcPr>
            <w:tcW w:w="2209" w:type="dxa"/>
          </w:tcPr>
          <w:p w14:paraId="5D19A18A"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2542" w:type="dxa"/>
          </w:tcPr>
          <w:p w14:paraId="3B570C64"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r>
      <w:tr w:rsidR="00AA1D35" w14:paraId="45C023DA" w14:textId="77777777" w:rsidTr="00DE6683">
        <w:tc>
          <w:tcPr>
            <w:cnfStyle w:val="001000000000" w:firstRow="0" w:lastRow="0" w:firstColumn="1" w:lastColumn="0" w:oddVBand="0" w:evenVBand="0" w:oddHBand="0" w:evenHBand="0" w:firstRowFirstColumn="0" w:firstRowLastColumn="0" w:lastRowFirstColumn="0" w:lastRowLastColumn="0"/>
            <w:tcW w:w="2540" w:type="dxa"/>
          </w:tcPr>
          <w:p w14:paraId="63D53C8D" w14:textId="77777777" w:rsidR="00AA1D35" w:rsidRDefault="00AA1D35" w:rsidP="00DE6683">
            <w:r>
              <w:t>String</w:t>
            </w:r>
          </w:p>
        </w:tc>
        <w:tc>
          <w:tcPr>
            <w:tcW w:w="2541" w:type="dxa"/>
          </w:tcPr>
          <w:p w14:paraId="0680E08B"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String</w:t>
            </w:r>
          </w:p>
        </w:tc>
        <w:tc>
          <w:tcPr>
            <w:tcW w:w="2209" w:type="dxa"/>
          </w:tcPr>
          <w:p w14:paraId="1932D684"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2542" w:type="dxa"/>
          </w:tcPr>
          <w:p w14:paraId="4E5C4B43"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string</w:t>
            </w:r>
          </w:p>
        </w:tc>
      </w:tr>
      <w:tr w:rsidR="00AA1D35" w14:paraId="097E5C67"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tcPr>
          <w:p w14:paraId="772C4C37" w14:textId="77777777" w:rsidR="00AA1D35" w:rsidRDefault="00AA1D35" w:rsidP="00DE6683">
            <w:r>
              <w:t>URI</w:t>
            </w:r>
          </w:p>
        </w:tc>
        <w:tc>
          <w:tcPr>
            <w:tcW w:w="2541" w:type="dxa"/>
          </w:tcPr>
          <w:p w14:paraId="7974DB01"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2209" w:type="dxa"/>
          </w:tcPr>
          <w:p w14:paraId="1302AD7A"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anyUri</w:t>
            </w:r>
          </w:p>
        </w:tc>
        <w:tc>
          <w:tcPr>
            <w:tcW w:w="2542" w:type="dxa"/>
          </w:tcPr>
          <w:p w14:paraId="68C5DB63"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uri</w:t>
            </w:r>
          </w:p>
        </w:tc>
      </w:tr>
      <w:tr w:rsidR="00AA1D35" w14:paraId="11289DC3" w14:textId="77777777" w:rsidTr="00DE6683">
        <w:tc>
          <w:tcPr>
            <w:cnfStyle w:val="001000000000" w:firstRow="0" w:lastRow="0" w:firstColumn="1" w:lastColumn="0" w:oddVBand="0" w:evenVBand="0" w:oddHBand="0" w:evenHBand="0" w:firstRowFirstColumn="0" w:firstRowLastColumn="0" w:lastRowFirstColumn="0" w:lastRowLastColumn="0"/>
            <w:tcW w:w="2540" w:type="dxa"/>
          </w:tcPr>
          <w:p w14:paraId="4FABA36C" w14:textId="77777777" w:rsidR="00AA1D35" w:rsidRDefault="00AA1D35" w:rsidP="00DE6683">
            <w:r>
              <w:t>List&lt;T&gt;</w:t>
            </w:r>
          </w:p>
        </w:tc>
        <w:tc>
          <w:tcPr>
            <w:tcW w:w="2541" w:type="dxa"/>
          </w:tcPr>
          <w:p w14:paraId="06A9556F"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2209" w:type="dxa"/>
          </w:tcPr>
          <w:p w14:paraId="293F25B8"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2542" w:type="dxa"/>
          </w:tcPr>
          <w:p w14:paraId="7696C5A1"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r>
      <w:tr w:rsidR="00AA1D35" w14:paraId="2633C420"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tcPr>
          <w:p w14:paraId="5E390772" w14:textId="77777777" w:rsidR="00AA1D35" w:rsidRDefault="00AA1D35" w:rsidP="00DE6683">
            <w:r>
              <w:t>Array&lt;T&gt;</w:t>
            </w:r>
          </w:p>
        </w:tc>
        <w:tc>
          <w:tcPr>
            <w:tcW w:w="2541" w:type="dxa"/>
          </w:tcPr>
          <w:p w14:paraId="4CDF96CD"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2209" w:type="dxa"/>
          </w:tcPr>
          <w:p w14:paraId="38A91003"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2542" w:type="dxa"/>
          </w:tcPr>
          <w:p w14:paraId="48D81F40"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r>
      <w:tr w:rsidR="00AA1D35" w14:paraId="779E4004" w14:textId="77777777" w:rsidTr="00DE6683">
        <w:tc>
          <w:tcPr>
            <w:cnfStyle w:val="001000000000" w:firstRow="0" w:lastRow="0" w:firstColumn="1" w:lastColumn="0" w:oddVBand="0" w:evenVBand="0" w:oddHBand="0" w:evenHBand="0" w:firstRowFirstColumn="0" w:firstRowLastColumn="0" w:lastRowFirstColumn="0" w:lastRowLastColumn="0"/>
            <w:tcW w:w="2540" w:type="dxa"/>
          </w:tcPr>
          <w:p w14:paraId="2AF7CC5A" w14:textId="77777777" w:rsidR="00AA1D35" w:rsidRDefault="00AA1D35" w:rsidP="00DE6683">
            <w:r>
              <w:t>Any (root type)</w:t>
            </w:r>
          </w:p>
        </w:tc>
        <w:tc>
          <w:tcPr>
            <w:tcW w:w="2541" w:type="dxa"/>
          </w:tcPr>
          <w:p w14:paraId="7F677288"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2209" w:type="dxa"/>
          </w:tcPr>
          <w:p w14:paraId="3EA1C371"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2542" w:type="dxa"/>
          </w:tcPr>
          <w:p w14:paraId="5ED39F97"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Element</w:t>
            </w:r>
          </w:p>
        </w:tc>
      </w:tr>
    </w:tbl>
    <w:p w14:paraId="0D0AC355" w14:textId="77777777" w:rsidR="00AA1D35" w:rsidRDefault="00AA1D35" w:rsidP="00AA1D35"/>
    <w:p w14:paraId="0CFBFA73" w14:textId="77777777" w:rsidR="00A81564" w:rsidRDefault="00A81564" w:rsidP="00A81564">
      <w:pPr>
        <w:keepNext/>
      </w:pPr>
      <w:r>
        <w:rPr>
          <w:noProof/>
          <w:lang w:val="en-US" w:eastAsia="en-US"/>
        </w:rPr>
        <w:drawing>
          <wp:inline distT="0" distB="0" distL="0" distR="0" wp14:anchorId="4979581A" wp14:editId="7003E76B">
            <wp:extent cx="5369206" cy="334720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MI Primitive Types.jpg"/>
                    <pic:cNvPicPr/>
                  </pic:nvPicPr>
                  <pic:blipFill>
                    <a:blip r:embed="rId9">
                      <a:extLst>
                        <a:ext uri="{28A0092B-C50C-407E-A947-70E740481C1C}">
                          <a14:useLocalDpi xmlns:a14="http://schemas.microsoft.com/office/drawing/2010/main" val="0"/>
                        </a:ext>
                      </a:extLst>
                    </a:blip>
                    <a:stretch>
                      <a:fillRect/>
                    </a:stretch>
                  </pic:blipFill>
                  <pic:spPr>
                    <a:xfrm>
                      <a:off x="0" y="0"/>
                      <a:ext cx="5384517" cy="3356751"/>
                    </a:xfrm>
                    <a:prstGeom prst="rect">
                      <a:avLst/>
                    </a:prstGeom>
                  </pic:spPr>
                </pic:pic>
              </a:graphicData>
            </a:graphic>
          </wp:inline>
        </w:drawing>
      </w:r>
    </w:p>
    <w:p w14:paraId="4642699A" w14:textId="65BB6E4D" w:rsidR="00A81564" w:rsidRDefault="00A81564" w:rsidP="00A81564">
      <w:pPr>
        <w:pStyle w:val="Caption"/>
        <w:jc w:val="center"/>
      </w:pPr>
      <w:r>
        <w:t xml:space="preserve">Figure </w:t>
      </w:r>
      <w:r>
        <w:fldChar w:fldCharType="begin"/>
      </w:r>
      <w:r>
        <w:instrText xml:space="preserve"> SEQ Figure \* ARABIC </w:instrText>
      </w:r>
      <w:r>
        <w:fldChar w:fldCharType="separate"/>
      </w:r>
      <w:r w:rsidR="00962CE5">
        <w:rPr>
          <w:noProof/>
        </w:rPr>
        <w:t>1</w:t>
      </w:r>
      <w:r>
        <w:fldChar w:fldCharType="end"/>
      </w:r>
      <w:r>
        <w:t xml:space="preserve"> - CIMI Primitive Types</w:t>
      </w:r>
    </w:p>
    <w:p w14:paraId="70F43A51" w14:textId="77777777" w:rsidR="00AA1D35" w:rsidRDefault="00AA1D35" w:rsidP="00D70EB9">
      <w:pPr>
        <w:pStyle w:val="Heading3"/>
      </w:pPr>
      <w:bookmarkStart w:id="274" w:name="_Toc341554260"/>
      <w:r>
        <w:t>CIMI Complex Types</w:t>
      </w:r>
      <w:bookmarkEnd w:id="274"/>
    </w:p>
    <w:p w14:paraId="646E163B" w14:textId="77777777" w:rsidR="00AA1D35" w:rsidRDefault="00AA1D35" w:rsidP="00AA1D35"/>
    <w:p w14:paraId="6E57C958" w14:textId="628377A2" w:rsidR="00AA1D35" w:rsidRDefault="00AA1D35" w:rsidP="00AA1D35">
      <w:r>
        <w:t>We list below the CIMI ‘complex’ data types</w:t>
      </w:r>
      <w:r w:rsidR="00A81564">
        <w:t xml:space="preserve"> and their mappings to FHIR</w:t>
      </w:r>
      <w:r>
        <w:t>. In CIMI, all complex data types derive from the DATA_VALUE abstract class:</w:t>
      </w:r>
    </w:p>
    <w:p w14:paraId="38D43519" w14:textId="77777777" w:rsidR="00AA1D35" w:rsidRDefault="00AA1D35" w:rsidP="00AA1D35"/>
    <w:tbl>
      <w:tblPr>
        <w:tblStyle w:val="LightShading-Accent1"/>
        <w:tblW w:w="0" w:type="auto"/>
        <w:tblLook w:val="04A0" w:firstRow="1" w:lastRow="0" w:firstColumn="1" w:lastColumn="0" w:noHBand="0" w:noVBand="1"/>
      </w:tblPr>
      <w:tblGrid>
        <w:gridCol w:w="3053"/>
        <w:gridCol w:w="2846"/>
        <w:gridCol w:w="2957"/>
      </w:tblGrid>
      <w:tr w:rsidR="00AA1D35" w14:paraId="427034A8" w14:textId="77777777" w:rsidTr="00DE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4005CAF0" w14:textId="77777777" w:rsidR="00AA1D35" w:rsidRDefault="00AA1D35" w:rsidP="00DE6683">
            <w:r>
              <w:t>CIMI Data Types</w:t>
            </w:r>
          </w:p>
        </w:tc>
        <w:tc>
          <w:tcPr>
            <w:tcW w:w="3277" w:type="dxa"/>
          </w:tcPr>
          <w:p w14:paraId="39471E46" w14:textId="77777777" w:rsidR="00AA1D35" w:rsidRDefault="00AA1D35" w:rsidP="00DE6683">
            <w:pPr>
              <w:cnfStyle w:val="100000000000" w:firstRow="1" w:lastRow="0" w:firstColumn="0" w:lastColumn="0" w:oddVBand="0" w:evenVBand="0" w:oddHBand="0" w:evenHBand="0" w:firstRowFirstColumn="0" w:firstRowLastColumn="0" w:lastRowFirstColumn="0" w:lastRowLastColumn="0"/>
            </w:pPr>
            <w:r>
              <w:t>FHIR Primitives</w:t>
            </w:r>
          </w:p>
        </w:tc>
        <w:tc>
          <w:tcPr>
            <w:tcW w:w="3278" w:type="dxa"/>
          </w:tcPr>
          <w:p w14:paraId="78612909" w14:textId="77777777" w:rsidR="00AA1D35" w:rsidRDefault="00AA1D35" w:rsidP="00DE6683">
            <w:pPr>
              <w:cnfStyle w:val="100000000000" w:firstRow="1" w:lastRow="0" w:firstColumn="0" w:lastColumn="0" w:oddVBand="0" w:evenVBand="0" w:oddHBand="0" w:evenHBand="0" w:firstRowFirstColumn="0" w:firstRowLastColumn="0" w:lastRowFirstColumn="0" w:lastRowLastColumn="0"/>
            </w:pPr>
            <w:r>
              <w:t>FHIR Complex Types</w:t>
            </w:r>
          </w:p>
        </w:tc>
      </w:tr>
      <w:tr w:rsidR="00AA1D35" w14:paraId="066BC926"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65A0EA92" w14:textId="77777777" w:rsidR="00AA1D35" w:rsidRDefault="00AA1D35" w:rsidP="00DE6683">
            <w:r>
              <w:t>DATE</w:t>
            </w:r>
          </w:p>
        </w:tc>
        <w:tc>
          <w:tcPr>
            <w:tcW w:w="3277" w:type="dxa"/>
          </w:tcPr>
          <w:p w14:paraId="6953BF33"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date</w:t>
            </w:r>
          </w:p>
        </w:tc>
        <w:tc>
          <w:tcPr>
            <w:tcW w:w="3278" w:type="dxa"/>
          </w:tcPr>
          <w:p w14:paraId="4CDAF167"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r>
      <w:tr w:rsidR="00AA1D35" w14:paraId="52E54EBF"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70106A47" w14:textId="77777777" w:rsidR="00AA1D35" w:rsidRDefault="00AA1D35" w:rsidP="00DE6683">
            <w:r>
              <w:t>TIME</w:t>
            </w:r>
          </w:p>
        </w:tc>
        <w:tc>
          <w:tcPr>
            <w:tcW w:w="3277" w:type="dxa"/>
          </w:tcPr>
          <w:p w14:paraId="40CA1DD4"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time</w:t>
            </w:r>
          </w:p>
        </w:tc>
        <w:tc>
          <w:tcPr>
            <w:tcW w:w="3278" w:type="dxa"/>
          </w:tcPr>
          <w:p w14:paraId="24E7278F"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r>
      <w:tr w:rsidR="00AA1D35" w14:paraId="58E1A320"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420ADF43" w14:textId="77777777" w:rsidR="00AA1D35" w:rsidRDefault="00AA1D35" w:rsidP="00DE6683">
            <w:r>
              <w:t>DATE_TIME</w:t>
            </w:r>
          </w:p>
        </w:tc>
        <w:tc>
          <w:tcPr>
            <w:tcW w:w="3277" w:type="dxa"/>
          </w:tcPr>
          <w:p w14:paraId="3623DA11"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dateTime</w:t>
            </w:r>
          </w:p>
        </w:tc>
        <w:tc>
          <w:tcPr>
            <w:tcW w:w="3278" w:type="dxa"/>
          </w:tcPr>
          <w:p w14:paraId="18719804"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r>
      <w:tr w:rsidR="00AA1D35" w14:paraId="40E0A0B5"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633BDC03" w14:textId="77777777" w:rsidR="00AA1D35" w:rsidRDefault="00AA1D35" w:rsidP="00DE6683">
            <w:r>
              <w:t>COUNT</w:t>
            </w:r>
          </w:p>
        </w:tc>
        <w:tc>
          <w:tcPr>
            <w:tcW w:w="3277" w:type="dxa"/>
          </w:tcPr>
          <w:p w14:paraId="0A7453AF"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3278" w:type="dxa"/>
          </w:tcPr>
          <w:p w14:paraId="2BBB05F7"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Count</w:t>
            </w:r>
          </w:p>
        </w:tc>
      </w:tr>
      <w:tr w:rsidR="00AA1D35" w14:paraId="7F03EEA0"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048220A4" w14:textId="77777777" w:rsidR="00AA1D35" w:rsidRDefault="00AA1D35" w:rsidP="00DE6683">
            <w:r>
              <w:t>PROPORTION</w:t>
            </w:r>
          </w:p>
        </w:tc>
        <w:tc>
          <w:tcPr>
            <w:tcW w:w="3277" w:type="dxa"/>
          </w:tcPr>
          <w:p w14:paraId="0F2AE1BD"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3278" w:type="dxa"/>
          </w:tcPr>
          <w:p w14:paraId="7B22BEF0"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Ratio&lt;Quantity&gt;</w:t>
            </w:r>
          </w:p>
        </w:tc>
      </w:tr>
      <w:tr w:rsidR="00AA1D35" w14:paraId="0722B7F2"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54E670A0" w14:textId="77777777" w:rsidR="00AA1D35" w:rsidRDefault="00AA1D35" w:rsidP="00DE6683">
            <w:r>
              <w:t>QUANTITY</w:t>
            </w:r>
          </w:p>
        </w:tc>
        <w:tc>
          <w:tcPr>
            <w:tcW w:w="3277" w:type="dxa"/>
          </w:tcPr>
          <w:p w14:paraId="277B97BF"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3278" w:type="dxa"/>
          </w:tcPr>
          <w:p w14:paraId="4B794A43"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Quantity</w:t>
            </w:r>
          </w:p>
        </w:tc>
      </w:tr>
      <w:tr w:rsidR="00AA1D35" w14:paraId="32D4C425"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59F77CF4" w14:textId="77777777" w:rsidR="00AA1D35" w:rsidRDefault="00AA1D35" w:rsidP="00DE6683">
            <w:r>
              <w:t>DURATION</w:t>
            </w:r>
          </w:p>
        </w:tc>
        <w:tc>
          <w:tcPr>
            <w:tcW w:w="3277" w:type="dxa"/>
          </w:tcPr>
          <w:p w14:paraId="068185C5"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3278" w:type="dxa"/>
          </w:tcPr>
          <w:p w14:paraId="31F583F9"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Duration</w:t>
            </w:r>
          </w:p>
        </w:tc>
      </w:tr>
      <w:tr w:rsidR="00AA1D35" w14:paraId="252BA9C5"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27758D5E" w14:textId="77777777" w:rsidR="00AA1D35" w:rsidRDefault="00AA1D35" w:rsidP="00DE6683">
            <w:r>
              <w:t>INTERVAL_VALUE&lt;T&gt;</w:t>
            </w:r>
          </w:p>
        </w:tc>
        <w:tc>
          <w:tcPr>
            <w:tcW w:w="3277" w:type="dxa"/>
          </w:tcPr>
          <w:p w14:paraId="63BD2564"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3278" w:type="dxa"/>
          </w:tcPr>
          <w:p w14:paraId="6A5049CA"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Period, Range</w:t>
            </w:r>
          </w:p>
        </w:tc>
      </w:tr>
      <w:tr w:rsidR="00AA1D35" w14:paraId="6E269189"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171CA6D0" w14:textId="77777777" w:rsidR="00AA1D35" w:rsidRDefault="00AA1D35" w:rsidP="00DE6683">
            <w:r>
              <w:t>PLAIN_TEXT</w:t>
            </w:r>
          </w:p>
        </w:tc>
        <w:tc>
          <w:tcPr>
            <w:tcW w:w="3277" w:type="dxa"/>
          </w:tcPr>
          <w:p w14:paraId="41382E89"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string*</w:t>
            </w:r>
          </w:p>
        </w:tc>
        <w:tc>
          <w:tcPr>
            <w:tcW w:w="3278" w:type="dxa"/>
          </w:tcPr>
          <w:p w14:paraId="235E27B8"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r>
      <w:tr w:rsidR="00AA1D35" w14:paraId="2AB89150"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58AA30D9" w14:textId="77777777" w:rsidR="00AA1D35" w:rsidRDefault="00AA1D35" w:rsidP="00DE6683">
            <w:r>
              <w:t>CODED_TEXT</w:t>
            </w:r>
          </w:p>
        </w:tc>
        <w:tc>
          <w:tcPr>
            <w:tcW w:w="3277" w:type="dxa"/>
          </w:tcPr>
          <w:p w14:paraId="1420ED3F"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3278" w:type="dxa"/>
          </w:tcPr>
          <w:p w14:paraId="4E3A3964"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Coding</w:t>
            </w:r>
          </w:p>
        </w:tc>
      </w:tr>
      <w:tr w:rsidR="00AA1D35" w14:paraId="6361360F"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05AB77B1" w14:textId="77777777" w:rsidR="00AA1D35" w:rsidRDefault="00AA1D35" w:rsidP="00DE6683">
            <w:r>
              <w:t>URI_VALUE</w:t>
            </w:r>
          </w:p>
        </w:tc>
        <w:tc>
          <w:tcPr>
            <w:tcW w:w="3277" w:type="dxa"/>
          </w:tcPr>
          <w:p w14:paraId="1E1B7BAC"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uri</w:t>
            </w:r>
          </w:p>
        </w:tc>
        <w:tc>
          <w:tcPr>
            <w:tcW w:w="3278" w:type="dxa"/>
          </w:tcPr>
          <w:p w14:paraId="1F643C12"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r>
      <w:tr w:rsidR="00AA1D35" w14:paraId="663B2DE3"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2363CE25" w14:textId="77777777" w:rsidR="00AA1D35" w:rsidRDefault="00AA1D35" w:rsidP="00DE6683">
            <w:r>
              <w:t>EHR_URI</w:t>
            </w:r>
          </w:p>
        </w:tc>
        <w:tc>
          <w:tcPr>
            <w:tcW w:w="3277" w:type="dxa"/>
          </w:tcPr>
          <w:p w14:paraId="46E81C1C"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uri</w:t>
            </w:r>
          </w:p>
        </w:tc>
        <w:tc>
          <w:tcPr>
            <w:tcW w:w="3278" w:type="dxa"/>
          </w:tcPr>
          <w:p w14:paraId="518B40A0"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r>
      <w:tr w:rsidR="00AA1D35" w14:paraId="735B122B"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075C4FA9" w14:textId="77777777" w:rsidR="00AA1D35" w:rsidRDefault="00AA1D35" w:rsidP="00DE6683">
            <w:r>
              <w:t>IDENTIFIER</w:t>
            </w:r>
          </w:p>
        </w:tc>
        <w:tc>
          <w:tcPr>
            <w:tcW w:w="3277" w:type="dxa"/>
          </w:tcPr>
          <w:p w14:paraId="7B68B2F9"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3278" w:type="dxa"/>
          </w:tcPr>
          <w:p w14:paraId="7AA6FD94"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Identifier (partial match)</w:t>
            </w:r>
          </w:p>
        </w:tc>
      </w:tr>
      <w:tr w:rsidR="00AA1D35" w14:paraId="584CB9A5"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07D5021F" w14:textId="77777777" w:rsidR="00AA1D35" w:rsidRDefault="00AA1D35" w:rsidP="00DE6683">
            <w:r>
              <w:t>YESNO</w:t>
            </w:r>
          </w:p>
        </w:tc>
        <w:tc>
          <w:tcPr>
            <w:tcW w:w="3277" w:type="dxa"/>
          </w:tcPr>
          <w:p w14:paraId="11BF148A"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boolean*</w:t>
            </w:r>
          </w:p>
        </w:tc>
        <w:tc>
          <w:tcPr>
            <w:tcW w:w="3278" w:type="dxa"/>
          </w:tcPr>
          <w:p w14:paraId="6A83AB3A"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r>
      <w:tr w:rsidR="00AA1D35" w14:paraId="08D8706A"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127AC629" w14:textId="77777777" w:rsidR="00AA1D35" w:rsidRDefault="00AA1D35" w:rsidP="00DE6683">
            <w:r>
              <w:t>PARSABLE</w:t>
            </w:r>
          </w:p>
        </w:tc>
        <w:tc>
          <w:tcPr>
            <w:tcW w:w="3277" w:type="dxa"/>
          </w:tcPr>
          <w:p w14:paraId="0B10D6DC"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string*</w:t>
            </w:r>
          </w:p>
        </w:tc>
        <w:tc>
          <w:tcPr>
            <w:tcW w:w="3278" w:type="dxa"/>
          </w:tcPr>
          <w:p w14:paraId="200F5FBC"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r>
      <w:tr w:rsidR="00AA1D35" w14:paraId="6AD69972"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725D4010" w14:textId="77777777" w:rsidR="00AA1D35" w:rsidRDefault="00AA1D35" w:rsidP="00DE6683">
            <w:r>
              <w:t>MULTIMEDIA</w:t>
            </w:r>
          </w:p>
        </w:tc>
        <w:tc>
          <w:tcPr>
            <w:tcW w:w="3277" w:type="dxa"/>
          </w:tcPr>
          <w:p w14:paraId="7E6F906F"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3278" w:type="dxa"/>
          </w:tcPr>
          <w:p w14:paraId="1904DE73"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Attachment (partial match)</w:t>
            </w:r>
          </w:p>
        </w:tc>
      </w:tr>
      <w:tr w:rsidR="00AA1D35" w14:paraId="5FED4035" w14:textId="77777777" w:rsidTr="00D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7" w:type="dxa"/>
          </w:tcPr>
          <w:p w14:paraId="45C9A90B" w14:textId="77777777" w:rsidR="00AA1D35" w:rsidRDefault="00AA1D35" w:rsidP="00DE6683">
            <w:r>
              <w:t>ORDINAL</w:t>
            </w:r>
          </w:p>
        </w:tc>
        <w:tc>
          <w:tcPr>
            <w:tcW w:w="3277" w:type="dxa"/>
          </w:tcPr>
          <w:p w14:paraId="6466E3EF"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c>
          <w:tcPr>
            <w:tcW w:w="3278" w:type="dxa"/>
          </w:tcPr>
          <w:p w14:paraId="5A4338F7" w14:textId="77777777" w:rsidR="00AA1D35" w:rsidRDefault="00AA1D35" w:rsidP="00DE6683">
            <w:pPr>
              <w:cnfStyle w:val="000000100000" w:firstRow="0" w:lastRow="0" w:firstColumn="0" w:lastColumn="0" w:oddVBand="0" w:evenVBand="0" w:oddHBand="1" w:evenHBand="0" w:firstRowFirstColumn="0" w:firstRowLastColumn="0" w:lastRowFirstColumn="0" w:lastRowLastColumn="0"/>
            </w:pPr>
            <w:r>
              <w:t>--</w:t>
            </w:r>
          </w:p>
        </w:tc>
      </w:tr>
      <w:tr w:rsidR="00AA1D35" w14:paraId="3A023F4B" w14:textId="77777777" w:rsidTr="00DE6683">
        <w:tc>
          <w:tcPr>
            <w:cnfStyle w:val="001000000000" w:firstRow="0" w:lastRow="0" w:firstColumn="1" w:lastColumn="0" w:oddVBand="0" w:evenVBand="0" w:oddHBand="0" w:evenHBand="0" w:firstRowFirstColumn="0" w:firstRowLastColumn="0" w:lastRowFirstColumn="0" w:lastRowLastColumn="0"/>
            <w:tcW w:w="3277" w:type="dxa"/>
          </w:tcPr>
          <w:p w14:paraId="2BC52159" w14:textId="77777777" w:rsidR="00AA1D35" w:rsidRDefault="00AA1D35" w:rsidP="00DE6683">
            <w:r>
              <w:t>DATA_VALUE (root type)</w:t>
            </w:r>
          </w:p>
        </w:tc>
        <w:tc>
          <w:tcPr>
            <w:tcW w:w="3277" w:type="dxa"/>
          </w:tcPr>
          <w:p w14:paraId="449D22FB"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w:t>
            </w:r>
          </w:p>
        </w:tc>
        <w:tc>
          <w:tcPr>
            <w:tcW w:w="3278" w:type="dxa"/>
          </w:tcPr>
          <w:p w14:paraId="5B53D43E" w14:textId="77777777" w:rsidR="00AA1D35" w:rsidRDefault="00AA1D35" w:rsidP="00DE6683">
            <w:pPr>
              <w:cnfStyle w:val="000000000000" w:firstRow="0" w:lastRow="0" w:firstColumn="0" w:lastColumn="0" w:oddVBand="0" w:evenVBand="0" w:oddHBand="0" w:evenHBand="0" w:firstRowFirstColumn="0" w:firstRowLastColumn="0" w:lastRowFirstColumn="0" w:lastRowLastColumn="0"/>
            </w:pPr>
            <w:r>
              <w:t>Element</w:t>
            </w:r>
          </w:p>
        </w:tc>
      </w:tr>
    </w:tbl>
    <w:p w14:paraId="399F8B77" w14:textId="0004B07C" w:rsidR="00AA1D35" w:rsidRDefault="00AA1D35" w:rsidP="00AA1D35">
      <w:pPr>
        <w:rPr>
          <w:lang w:val="en-US"/>
        </w:rPr>
      </w:pPr>
      <w:r>
        <w:rPr>
          <w:lang w:val="en-US"/>
        </w:rPr>
        <w:t xml:space="preserve">* </w:t>
      </w:r>
      <w:r w:rsidRPr="00B81365">
        <w:rPr>
          <w:i/>
          <w:lang w:val="en-US"/>
        </w:rPr>
        <w:t xml:space="preserve">Extended </w:t>
      </w:r>
      <w:r>
        <w:rPr>
          <w:i/>
          <w:lang w:val="en-US"/>
        </w:rPr>
        <w:t xml:space="preserve">FHIR </w:t>
      </w:r>
      <w:r w:rsidRPr="00B81365">
        <w:rPr>
          <w:i/>
          <w:lang w:val="en-US"/>
        </w:rPr>
        <w:t>primitive types</w:t>
      </w:r>
    </w:p>
    <w:p w14:paraId="38B6338A" w14:textId="77777777" w:rsidR="00AA1D35" w:rsidRDefault="00AA1D35" w:rsidP="00AA1D35">
      <w:pPr>
        <w:rPr>
          <w:lang w:val="en-US"/>
        </w:rPr>
      </w:pPr>
      <w:r>
        <w:rPr>
          <w:lang w:val="en-US"/>
        </w:rPr>
        <w:t>CIMI and FHIR differ in the boundary between primitives and complex data types as shown in the table above. Moreover, a number of FHIR types do not have equivalents in CIMI. These include Annotation and SampledData, though both types could be accommodated within the CIMI CLUSTER hierarchy.</w:t>
      </w:r>
    </w:p>
    <w:p w14:paraId="6F5D5F24" w14:textId="77777777" w:rsidR="00D053A4" w:rsidRDefault="00D053A4" w:rsidP="00D053A4">
      <w:pPr>
        <w:keepNext/>
      </w:pPr>
      <w:r>
        <w:rPr>
          <w:noProof/>
          <w:lang w:val="en-US" w:eastAsia="en-US"/>
        </w:rPr>
        <w:drawing>
          <wp:inline distT="0" distB="0" distL="0" distR="0" wp14:anchorId="5A768A7C" wp14:editId="1E21C068">
            <wp:extent cx="5254906" cy="416768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MI Data Value Types.jpg"/>
                    <pic:cNvPicPr/>
                  </pic:nvPicPr>
                  <pic:blipFill>
                    <a:blip r:embed="rId10">
                      <a:extLst>
                        <a:ext uri="{28A0092B-C50C-407E-A947-70E740481C1C}">
                          <a14:useLocalDpi xmlns:a14="http://schemas.microsoft.com/office/drawing/2010/main" val="0"/>
                        </a:ext>
                      </a:extLst>
                    </a:blip>
                    <a:stretch>
                      <a:fillRect/>
                    </a:stretch>
                  </pic:blipFill>
                  <pic:spPr>
                    <a:xfrm>
                      <a:off x="0" y="0"/>
                      <a:ext cx="5260399" cy="4172044"/>
                    </a:xfrm>
                    <a:prstGeom prst="rect">
                      <a:avLst/>
                    </a:prstGeom>
                  </pic:spPr>
                </pic:pic>
              </a:graphicData>
            </a:graphic>
          </wp:inline>
        </w:drawing>
      </w:r>
    </w:p>
    <w:p w14:paraId="40E410C5" w14:textId="3BE3BB26" w:rsidR="00AA1D35" w:rsidRDefault="00D053A4" w:rsidP="00D053A4">
      <w:pPr>
        <w:pStyle w:val="Caption"/>
        <w:jc w:val="center"/>
        <w:rPr>
          <w:lang w:val="en-US"/>
        </w:rPr>
      </w:pPr>
      <w:r>
        <w:t xml:space="preserve">Figure </w:t>
      </w:r>
      <w:r>
        <w:fldChar w:fldCharType="begin"/>
      </w:r>
      <w:r>
        <w:instrText xml:space="preserve"> SEQ Figure \* ARABIC </w:instrText>
      </w:r>
      <w:r>
        <w:fldChar w:fldCharType="separate"/>
      </w:r>
      <w:r w:rsidR="00962CE5">
        <w:rPr>
          <w:noProof/>
        </w:rPr>
        <w:t>2</w:t>
      </w:r>
      <w:r>
        <w:fldChar w:fldCharType="end"/>
      </w:r>
      <w:r>
        <w:t xml:space="preserve"> - CIMI Data Value Types</w:t>
      </w:r>
    </w:p>
    <w:p w14:paraId="075310C2" w14:textId="4B956557" w:rsidR="00AA1D35" w:rsidRDefault="00AA1D35" w:rsidP="00586080">
      <w:pPr>
        <w:pStyle w:val="Heading3"/>
      </w:pPr>
      <w:bookmarkStart w:id="275" w:name="_Toc341554261"/>
      <w:r>
        <w:t xml:space="preserve">The LOCATABLE </w:t>
      </w:r>
      <w:r w:rsidR="00725DA5">
        <w:t xml:space="preserve">and ASSOCIATION_CLASS </w:t>
      </w:r>
      <w:r w:rsidR="00EB614C">
        <w:t>Root Types</w:t>
      </w:r>
      <w:bookmarkEnd w:id="275"/>
    </w:p>
    <w:p w14:paraId="3FEB62E2" w14:textId="01C47272" w:rsidR="00725DA5" w:rsidRDefault="00AA1D35" w:rsidP="00AA1D35">
      <w:r>
        <w:t>All classes in CIMI apart from CIMI primitives and complex types derive from</w:t>
      </w:r>
      <w:r w:rsidR="00D053A4">
        <w:t xml:space="preserve"> either</w:t>
      </w:r>
      <w:r w:rsidR="002A44D7">
        <w:t xml:space="preserve"> </w:t>
      </w:r>
      <w:r w:rsidR="00D053A4">
        <w:t>the ASSOCIATION_CLASS</w:t>
      </w:r>
      <w:r w:rsidR="002A44D7">
        <w:t xml:space="preserve"> or LOCATABLE classes</w:t>
      </w:r>
      <w:r>
        <w:t xml:space="preserve">. </w:t>
      </w:r>
      <w:r w:rsidR="005B5E0A">
        <w:t>An ASSOCIATION_CLASS represents a qualified relationship between two LOCATABLEs.</w:t>
      </w:r>
    </w:p>
    <w:p w14:paraId="42BB6765" w14:textId="77777777" w:rsidR="005B5E0A" w:rsidRDefault="005B5E0A" w:rsidP="005B5E0A">
      <w:pPr>
        <w:keepNext/>
      </w:pPr>
      <w:r>
        <w:rPr>
          <w:noProof/>
          <w:lang w:val="en-US" w:eastAsia="en-US"/>
        </w:rPr>
        <w:drawing>
          <wp:inline distT="0" distB="0" distL="0" distR="0" wp14:anchorId="7994D7FA" wp14:editId="18970B34">
            <wp:extent cx="4787581" cy="852186"/>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MI Core Model.jpg"/>
                    <pic:cNvPicPr/>
                  </pic:nvPicPr>
                  <pic:blipFill>
                    <a:blip r:embed="rId11">
                      <a:extLst>
                        <a:ext uri="{28A0092B-C50C-407E-A947-70E740481C1C}">
                          <a14:useLocalDpi xmlns:a14="http://schemas.microsoft.com/office/drawing/2010/main" val="0"/>
                        </a:ext>
                      </a:extLst>
                    </a:blip>
                    <a:stretch>
                      <a:fillRect/>
                    </a:stretch>
                  </pic:blipFill>
                  <pic:spPr>
                    <a:xfrm>
                      <a:off x="0" y="0"/>
                      <a:ext cx="4824856" cy="858821"/>
                    </a:xfrm>
                    <a:prstGeom prst="rect">
                      <a:avLst/>
                    </a:prstGeom>
                  </pic:spPr>
                </pic:pic>
              </a:graphicData>
            </a:graphic>
          </wp:inline>
        </w:drawing>
      </w:r>
    </w:p>
    <w:p w14:paraId="24BEB61A" w14:textId="3D5D8EFA" w:rsidR="005B5E0A" w:rsidRDefault="005B5E0A" w:rsidP="00586080">
      <w:pPr>
        <w:pStyle w:val="Caption"/>
      </w:pPr>
      <w:r>
        <w:t xml:space="preserve">Figure </w:t>
      </w:r>
      <w:r>
        <w:fldChar w:fldCharType="begin"/>
      </w:r>
      <w:r>
        <w:instrText xml:space="preserve"> SEQ Figure \* ARABIC </w:instrText>
      </w:r>
      <w:r>
        <w:fldChar w:fldCharType="separate"/>
      </w:r>
      <w:r w:rsidR="00962CE5">
        <w:rPr>
          <w:noProof/>
        </w:rPr>
        <w:t>3</w:t>
      </w:r>
      <w:r>
        <w:fldChar w:fldCharType="end"/>
      </w:r>
      <w:r>
        <w:t xml:space="preserve"> - CIMI Core Model</w:t>
      </w:r>
    </w:p>
    <w:p w14:paraId="2F3EE7D7" w14:textId="4942D487" w:rsidR="00AA1D35" w:rsidRDefault="005B5E0A" w:rsidP="00AA1D35">
      <w:r>
        <w:t>In the</w:t>
      </w:r>
      <w:r w:rsidR="00AA1D35">
        <w:t xml:space="preserve"> following sections will introduce some of the reference model patterns found in CIMI</w:t>
      </w:r>
      <w:r>
        <w:t xml:space="preserve"> that build upon the CIMI Core Reference Model Module</w:t>
      </w:r>
      <w:r w:rsidR="00AA1D35">
        <w:t xml:space="preserve">. </w:t>
      </w:r>
    </w:p>
    <w:p w14:paraId="0B91D246" w14:textId="21D0585D" w:rsidR="00AA1D35" w:rsidRPr="00D906D5" w:rsidRDefault="00AA1D35" w:rsidP="00507E6F">
      <w:pPr>
        <w:pStyle w:val="Heading2"/>
      </w:pPr>
      <w:bookmarkStart w:id="276" w:name="_Toc341554262"/>
      <w:r>
        <w:t>The CIMI Foundational Reference Model</w:t>
      </w:r>
      <w:r w:rsidR="00704A77">
        <w:t xml:space="preserve"> Module</w:t>
      </w:r>
      <w:bookmarkEnd w:id="276"/>
    </w:p>
    <w:p w14:paraId="4E60D22B" w14:textId="6687DB8A" w:rsidR="00AA1D35" w:rsidRDefault="00AA1D35" w:rsidP="00AA1D35">
      <w:pPr>
        <w:rPr>
          <w:lang w:val="en-US"/>
        </w:rPr>
      </w:pPr>
      <w:r>
        <w:rPr>
          <w:lang w:val="en-US"/>
        </w:rPr>
        <w:t>The CIMI Foundational Reference Model introduces the following top-level hierarchies:</w:t>
      </w:r>
    </w:p>
    <w:p w14:paraId="736BA7BD" w14:textId="77777777" w:rsidR="00AA1D35" w:rsidRDefault="00AA1D35" w:rsidP="00AA1D35">
      <w:pPr>
        <w:pStyle w:val="ListParagraph"/>
        <w:numPr>
          <w:ilvl w:val="0"/>
          <w:numId w:val="39"/>
        </w:numPr>
        <w:contextualSpacing/>
        <w:rPr>
          <w:lang w:val="en-US"/>
        </w:rPr>
      </w:pPr>
      <w:r>
        <w:rPr>
          <w:lang w:val="en-US"/>
        </w:rPr>
        <w:t>The CLUSTER and VIRTUAL CLUSTER hierarchies</w:t>
      </w:r>
    </w:p>
    <w:p w14:paraId="040F01FD" w14:textId="62822D4B" w:rsidR="00AA1D35" w:rsidRDefault="00047C1B" w:rsidP="00AA1D35">
      <w:pPr>
        <w:pStyle w:val="ListParagraph"/>
        <w:numPr>
          <w:ilvl w:val="0"/>
          <w:numId w:val="39"/>
        </w:numPr>
        <w:contextualSpacing/>
        <w:rPr>
          <w:lang w:val="en-US"/>
        </w:rPr>
      </w:pPr>
      <w:r>
        <w:rPr>
          <w:lang w:val="en-US"/>
        </w:rPr>
        <w:t>The COMPOSITION hierarchy</w:t>
      </w:r>
    </w:p>
    <w:p w14:paraId="4ECBF1FE" w14:textId="0EC2557C" w:rsidR="00AA1D35" w:rsidRDefault="00AA1D35" w:rsidP="00AA1D35">
      <w:pPr>
        <w:pStyle w:val="ListParagraph"/>
        <w:numPr>
          <w:ilvl w:val="0"/>
          <w:numId w:val="39"/>
        </w:numPr>
        <w:contextualSpacing/>
        <w:rPr>
          <w:lang w:val="en-US"/>
        </w:rPr>
      </w:pPr>
      <w:r>
        <w:rPr>
          <w:lang w:val="en-US"/>
        </w:rPr>
        <w:t>The CONTENT hier</w:t>
      </w:r>
      <w:r w:rsidR="00047C1B">
        <w:rPr>
          <w:lang w:val="en-US"/>
        </w:rPr>
        <w:t>archy</w:t>
      </w:r>
    </w:p>
    <w:p w14:paraId="010F8820" w14:textId="13F131F3" w:rsidR="00AA1D35" w:rsidRDefault="00047C1B" w:rsidP="00AA1D35">
      <w:pPr>
        <w:pStyle w:val="ListParagraph"/>
        <w:numPr>
          <w:ilvl w:val="0"/>
          <w:numId w:val="39"/>
        </w:numPr>
        <w:contextualSpacing/>
        <w:rPr>
          <w:lang w:val="en-US"/>
        </w:rPr>
      </w:pPr>
      <w:r>
        <w:rPr>
          <w:lang w:val="en-US"/>
        </w:rPr>
        <w:t>The PARTY hierarchy</w:t>
      </w:r>
    </w:p>
    <w:p w14:paraId="4DFC60D3" w14:textId="3C150BA2" w:rsidR="00AA1D35" w:rsidRDefault="00AA1D35" w:rsidP="00AA1D35">
      <w:pPr>
        <w:pStyle w:val="ListParagraph"/>
        <w:numPr>
          <w:ilvl w:val="0"/>
          <w:numId w:val="39"/>
        </w:numPr>
        <w:contextualSpacing/>
        <w:rPr>
          <w:lang w:val="en-US"/>
        </w:rPr>
      </w:pPr>
      <w:r>
        <w:rPr>
          <w:lang w:val="en-US"/>
        </w:rPr>
        <w:t>The PARTICIPATION an</w:t>
      </w:r>
      <w:r w:rsidR="00047C1B">
        <w:rPr>
          <w:lang w:val="en-US"/>
        </w:rPr>
        <w:t>d PARTY_RELATIONSHIP hierarchy</w:t>
      </w:r>
    </w:p>
    <w:p w14:paraId="77A4E1AB" w14:textId="77777777" w:rsidR="004F52C6" w:rsidRDefault="004F52C6" w:rsidP="004F52C6">
      <w:pPr>
        <w:contextualSpacing/>
        <w:rPr>
          <w:lang w:val="en-US"/>
        </w:rPr>
      </w:pPr>
    </w:p>
    <w:p w14:paraId="02D19BAE" w14:textId="77777777" w:rsidR="004F52C6" w:rsidRDefault="004F52C6" w:rsidP="004F52C6">
      <w:pPr>
        <w:keepNext/>
        <w:contextualSpacing/>
      </w:pPr>
      <w:r>
        <w:rPr>
          <w:noProof/>
          <w:lang w:val="en-US" w:eastAsia="en-US"/>
        </w:rPr>
        <w:drawing>
          <wp:inline distT="0" distB="0" distL="0" distR="0" wp14:anchorId="6F209D5E" wp14:editId="3D9DD624">
            <wp:extent cx="4683406" cy="309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ation.jpg"/>
                    <pic:cNvPicPr/>
                  </pic:nvPicPr>
                  <pic:blipFill>
                    <a:blip r:embed="rId12">
                      <a:extLst>
                        <a:ext uri="{28A0092B-C50C-407E-A947-70E740481C1C}">
                          <a14:useLocalDpi xmlns:a14="http://schemas.microsoft.com/office/drawing/2010/main" val="0"/>
                        </a:ext>
                      </a:extLst>
                    </a:blip>
                    <a:stretch>
                      <a:fillRect/>
                    </a:stretch>
                  </pic:blipFill>
                  <pic:spPr>
                    <a:xfrm>
                      <a:off x="0" y="0"/>
                      <a:ext cx="4694179" cy="3106595"/>
                    </a:xfrm>
                    <a:prstGeom prst="rect">
                      <a:avLst/>
                    </a:prstGeom>
                  </pic:spPr>
                </pic:pic>
              </a:graphicData>
            </a:graphic>
          </wp:inline>
        </w:drawing>
      </w:r>
    </w:p>
    <w:p w14:paraId="50F75194" w14:textId="3327C453" w:rsidR="004F52C6" w:rsidRPr="004F52C6" w:rsidRDefault="004F52C6" w:rsidP="006E2251">
      <w:pPr>
        <w:pStyle w:val="Caption"/>
        <w:jc w:val="center"/>
        <w:rPr>
          <w:lang w:val="en-US"/>
        </w:rPr>
      </w:pPr>
      <w:r>
        <w:t xml:space="preserve">Figure </w:t>
      </w:r>
      <w:r>
        <w:fldChar w:fldCharType="begin"/>
      </w:r>
      <w:r>
        <w:instrText xml:space="preserve"> SEQ Figure \* ARABIC </w:instrText>
      </w:r>
      <w:r>
        <w:fldChar w:fldCharType="separate"/>
      </w:r>
      <w:r w:rsidR="00962CE5">
        <w:rPr>
          <w:noProof/>
        </w:rPr>
        <w:t>4</w:t>
      </w:r>
      <w:r>
        <w:fldChar w:fldCharType="end"/>
      </w:r>
      <w:r>
        <w:t xml:space="preserve"> - CIMI Foundation Package</w:t>
      </w:r>
    </w:p>
    <w:p w14:paraId="5BB8A485" w14:textId="77777777" w:rsidR="006E2251" w:rsidRDefault="006E2251" w:rsidP="006E2251">
      <w:pPr>
        <w:keepNext/>
        <w:spacing w:before="120"/>
      </w:pPr>
      <w:r>
        <w:rPr>
          <w:noProof/>
          <w:lang w:val="en-US" w:eastAsia="en-US"/>
        </w:rPr>
        <w:drawing>
          <wp:inline distT="0" distB="0" distL="0" distR="0" wp14:anchorId="774B2869" wp14:editId="7F6C05C9">
            <wp:extent cx="4569106" cy="281742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jpg"/>
                    <pic:cNvPicPr/>
                  </pic:nvPicPr>
                  <pic:blipFill>
                    <a:blip r:embed="rId13">
                      <a:extLst>
                        <a:ext uri="{28A0092B-C50C-407E-A947-70E740481C1C}">
                          <a14:useLocalDpi xmlns:a14="http://schemas.microsoft.com/office/drawing/2010/main" val="0"/>
                        </a:ext>
                      </a:extLst>
                    </a:blip>
                    <a:stretch>
                      <a:fillRect/>
                    </a:stretch>
                  </pic:blipFill>
                  <pic:spPr>
                    <a:xfrm>
                      <a:off x="0" y="0"/>
                      <a:ext cx="4571716" cy="2819038"/>
                    </a:xfrm>
                    <a:prstGeom prst="rect">
                      <a:avLst/>
                    </a:prstGeom>
                  </pic:spPr>
                </pic:pic>
              </a:graphicData>
            </a:graphic>
          </wp:inline>
        </w:drawing>
      </w:r>
    </w:p>
    <w:p w14:paraId="620AC3C5" w14:textId="79D4B375" w:rsidR="006E2251" w:rsidRDefault="006E2251" w:rsidP="006E2251">
      <w:pPr>
        <w:pStyle w:val="Caption"/>
        <w:rPr>
          <w:lang w:val="en-US"/>
        </w:rPr>
      </w:pPr>
      <w:r>
        <w:t xml:space="preserve">Figure </w:t>
      </w:r>
      <w:r>
        <w:fldChar w:fldCharType="begin"/>
      </w:r>
      <w:r>
        <w:instrText xml:space="preserve"> SEQ Figure \* ARABIC </w:instrText>
      </w:r>
      <w:r>
        <w:fldChar w:fldCharType="separate"/>
      </w:r>
      <w:r w:rsidR="00962CE5">
        <w:rPr>
          <w:noProof/>
        </w:rPr>
        <w:t>5</w:t>
      </w:r>
      <w:r>
        <w:fldChar w:fldCharType="end"/>
      </w:r>
      <w:r>
        <w:t xml:space="preserve"> - CIMI Party Package</w:t>
      </w:r>
    </w:p>
    <w:p w14:paraId="4357FD59" w14:textId="6FF58810" w:rsidR="00AA1D35" w:rsidRDefault="00AA1D35" w:rsidP="009330F7">
      <w:pPr>
        <w:spacing w:before="120"/>
        <w:rPr>
          <w:lang w:val="en-US"/>
        </w:rPr>
      </w:pPr>
      <w:r>
        <w:rPr>
          <w:lang w:val="en-US"/>
        </w:rPr>
        <w:t xml:space="preserve">We </w:t>
      </w:r>
      <w:r w:rsidR="00B462B4">
        <w:rPr>
          <w:lang w:val="en-US"/>
        </w:rPr>
        <w:t xml:space="preserve">further </w:t>
      </w:r>
      <w:r>
        <w:rPr>
          <w:lang w:val="en-US"/>
        </w:rPr>
        <w:t xml:space="preserve">describe </w:t>
      </w:r>
      <w:r w:rsidR="00D82AE7">
        <w:rPr>
          <w:lang w:val="en-US"/>
        </w:rPr>
        <w:t>each hierarchy</w:t>
      </w:r>
      <w:r>
        <w:rPr>
          <w:lang w:val="en-US"/>
        </w:rPr>
        <w:t xml:space="preserve"> </w:t>
      </w:r>
      <w:r w:rsidR="006E2251">
        <w:rPr>
          <w:lang w:val="en-US"/>
        </w:rPr>
        <w:t xml:space="preserve">in this module </w:t>
      </w:r>
      <w:r>
        <w:rPr>
          <w:lang w:val="en-US"/>
        </w:rPr>
        <w:t>below.</w:t>
      </w:r>
    </w:p>
    <w:p w14:paraId="71308C29" w14:textId="5E18C75B" w:rsidR="00AA1D35" w:rsidRDefault="00AA1D35" w:rsidP="004F52C6">
      <w:pPr>
        <w:pStyle w:val="Heading4"/>
      </w:pPr>
      <w:r>
        <w:t>The CLUSTER/VIRTUAL_CLUSTER hierarchies</w:t>
      </w:r>
    </w:p>
    <w:p w14:paraId="70D7E674" w14:textId="5A5A7D49" w:rsidR="00AA1D35" w:rsidRDefault="00AA1D35" w:rsidP="00AA1D35">
      <w:r>
        <w:t xml:space="preserve">The CLUSTER abstract class is the starting point for CIMI structures such as addresses, contact information, medications, and devices. Unlike CLUSTER, VIRTUAL_CLUSTER allows for the grouping of attributes to support model component reuse and consistency but whose containment structure is not essential to the model and can be ignored by tools, editors, and code generation frameworks. </w:t>
      </w:r>
    </w:p>
    <w:p w14:paraId="0D2CD24F" w14:textId="23E0125E" w:rsidR="00AA1D35" w:rsidRDefault="00AA1D35" w:rsidP="00AA1D35">
      <w:r>
        <w:t xml:space="preserve">The CLUSTER hierarchy differs from the DATA_VALUE hierarchy in that specializations of DATA_VALUE represent a concise set of highly stable complex types (e.g., a </w:t>
      </w:r>
      <w:r w:rsidR="00586080">
        <w:t xml:space="preserve">code, a </w:t>
      </w:r>
      <w:r>
        <w:t xml:space="preserve">quantity or a proportion) while specializations of CLUSTER are used to define the far more numerous and variable structures that are used to compose the reference model patterns (e.g., person names or international address structures). </w:t>
      </w:r>
    </w:p>
    <w:p w14:paraId="31B40519" w14:textId="62346486" w:rsidR="009330F7" w:rsidRPr="009330F7" w:rsidRDefault="00AA1D35" w:rsidP="009330F7">
      <w:pPr>
        <w:pStyle w:val="Heading4"/>
      </w:pPr>
      <w:r>
        <w:t xml:space="preserve">The COMPOSITION </w:t>
      </w:r>
      <w:r w:rsidRPr="009330F7">
        <w:t>hierarchy</w:t>
      </w:r>
    </w:p>
    <w:p w14:paraId="2872116C" w14:textId="18550660" w:rsidR="00AA1D35" w:rsidRDefault="00AA1D35" w:rsidP="00AA1D35">
      <w:r>
        <w:t xml:space="preserve">At this time, the COMPOSITION hierarchy consists of a single class </w:t>
      </w:r>
      <w:r w:rsidR="004F52C6">
        <w:t>that</w:t>
      </w:r>
      <w:r>
        <w:t xml:space="preserve"> can be used to represent clinical reports or patient records </w:t>
      </w:r>
      <w:r w:rsidR="002C73D6">
        <w:t xml:space="preserve">at the archetype level, </w:t>
      </w:r>
      <w:r>
        <w:t>for instance. A composition is composed of sections and content entries.</w:t>
      </w:r>
    </w:p>
    <w:p w14:paraId="67459428" w14:textId="3A840F4D" w:rsidR="00AA1D35" w:rsidRDefault="00AA1D35" w:rsidP="004F52C6">
      <w:pPr>
        <w:pStyle w:val="Heading4"/>
      </w:pPr>
      <w:r>
        <w:t>The CONTENT hierarchy</w:t>
      </w:r>
    </w:p>
    <w:p w14:paraId="1DFF8DA4" w14:textId="20FF42FB" w:rsidR="00AA1D35" w:rsidRDefault="00AA1D35" w:rsidP="00AA1D35">
      <w:r>
        <w:t>The CONTENT hierarchy plays a special role in CIMI because it is the parent hierarchy for Clinical</w:t>
      </w:r>
      <w:r w:rsidR="006E2251">
        <w:t xml:space="preserve"> </w:t>
      </w:r>
      <w:r>
        <w:t>Statements. The CONTENT class has the following subclasses: SECTION and ENTRY. ENTRY, in turn, has two specializations: COMPOUND_ENTRY and INDIVISIBLE_ENTRY. A COMPOUND_ENTRY can be composed of other COMPOUND_ENTRYs and INDIVISIBLE_ENTRYs</w:t>
      </w:r>
      <w:r w:rsidR="002C73D6">
        <w:t xml:space="preserve"> thus supporting a recursive pattern which can be constrained accordingly at the archetype level</w:t>
      </w:r>
      <w:r>
        <w:t xml:space="preserve">. ENTRYs represent units of standalone clinical information. An example </w:t>
      </w:r>
      <w:r w:rsidR="006E2251">
        <w:t xml:space="preserve">of a </w:t>
      </w:r>
      <w:r w:rsidR="003D33C3">
        <w:t>COMPOUND_ENTRY</w:t>
      </w:r>
      <w:r w:rsidR="006E2251">
        <w:t xml:space="preserve"> </w:t>
      </w:r>
      <w:r>
        <w:t>may be a laboratory panel or a complex orderable</w:t>
      </w:r>
      <w:r w:rsidR="006E2251">
        <w:t xml:space="preserve"> while an individual analyte </w:t>
      </w:r>
      <w:r w:rsidR="00DA718F">
        <w:t xml:space="preserve">or simple procedure </w:t>
      </w:r>
      <w:r w:rsidR="006E2251">
        <w:t>may be represented by an</w:t>
      </w:r>
      <w:r w:rsidR="00CE2411">
        <w:t xml:space="preserve"> </w:t>
      </w:r>
      <w:r w:rsidR="009D67D6">
        <w:t>INDIVISIBLE_ENTRY</w:t>
      </w:r>
      <w:r w:rsidR="00CE2411">
        <w:t>.</w:t>
      </w:r>
    </w:p>
    <w:p w14:paraId="7BB95FF0" w14:textId="7D8D9F78" w:rsidR="00DA718F" w:rsidRDefault="00DA718F" w:rsidP="00AA1D35">
      <w:r>
        <w:t>The SECTION content type may be used to represent sections in a document or a simple collection of entries without metadata. Note that the latter use of SECTION differs from COMPOUND_ENTRY which represents a logical grouping of entries with can hold metadata about the grouping. For instance, a laboratory panel is a type of COMPOUND_ENTRY that holds provenance information for the panel as a whole.</w:t>
      </w:r>
    </w:p>
    <w:p w14:paraId="6F29C4FE" w14:textId="16BC1B5E" w:rsidR="00AA1D35" w:rsidRDefault="00AA1D35" w:rsidP="00507E6F">
      <w:pPr>
        <w:pStyle w:val="Heading4"/>
      </w:pPr>
      <w:r>
        <w:t>The PARTY, PARTICIPATION, and PARTY_RELATIONSHIP pattern</w:t>
      </w:r>
    </w:p>
    <w:p w14:paraId="6862E6E5" w14:textId="64CC5824" w:rsidR="00AA1D35" w:rsidRDefault="00AA1D35" w:rsidP="00AA1D35">
      <w:r>
        <w:t>The CIMI Foundational Reference Model introduces the participation pattern. It defines PARTY, which may be either a ROLE or an ACTOR and a PARTY_RELATIONSHIP to represent a relationship between two parties</w:t>
      </w:r>
      <w:r w:rsidR="00DA718F">
        <w:t xml:space="preserve"> such as an ACTOR playing one or more roles in the performance of an activity</w:t>
      </w:r>
      <w:r>
        <w:t xml:space="preserve">. Each class in the pattern has a </w:t>
      </w:r>
      <w:r w:rsidRPr="00436549">
        <w:rPr>
          <w:rFonts w:ascii="Courier" w:hAnsi="Courier"/>
        </w:rPr>
        <w:t>type</w:t>
      </w:r>
      <w:r>
        <w:t xml:space="preserve"> attribute to allow the </w:t>
      </w:r>
      <w:r w:rsidR="00436549">
        <w:t>binding</w:t>
      </w:r>
      <w:r>
        <w:t xml:space="preserve"> of formal semantics at the archetype level</w:t>
      </w:r>
      <w:r w:rsidR="00436549">
        <w:t xml:space="preserve"> – concept representing the type of actor or the type of role performed</w:t>
      </w:r>
      <w:r>
        <w:t>. These classes also serve as the root types for specializations introduced in other reference modules.</w:t>
      </w:r>
    </w:p>
    <w:p w14:paraId="139924F2" w14:textId="4C17E6D9" w:rsidR="00AA1D35" w:rsidRDefault="00AA1D35" w:rsidP="00507E6F">
      <w:pPr>
        <w:pStyle w:val="Heading2"/>
      </w:pPr>
      <w:bookmarkStart w:id="277" w:name="_Toc341554263"/>
      <w:r>
        <w:t xml:space="preserve">The CIMI Clinical </w:t>
      </w:r>
      <w:r w:rsidRPr="00507E6F">
        <w:t>Reference</w:t>
      </w:r>
      <w:r>
        <w:t xml:space="preserve"> Model</w:t>
      </w:r>
      <w:r w:rsidR="00507E6F">
        <w:t xml:space="preserve"> Module</w:t>
      </w:r>
      <w:bookmarkEnd w:id="277"/>
    </w:p>
    <w:p w14:paraId="10EA9B49" w14:textId="2021034C" w:rsidR="00AA1D35" w:rsidRDefault="00AA1D35" w:rsidP="00AA1D35">
      <w:r>
        <w:t xml:space="preserve">The CIMI Clinical Reference Model </w:t>
      </w:r>
      <w:r w:rsidR="00194216">
        <w:t xml:space="preserve">module </w:t>
      </w:r>
      <w:r>
        <w:t>introduces a number of structur</w:t>
      </w:r>
      <w:r w:rsidR="00D70EB9">
        <w:t xml:space="preserve">al pattern upon which all CIMI </w:t>
      </w:r>
      <w:r>
        <w:t>archetypes are built.</w:t>
      </w:r>
    </w:p>
    <w:p w14:paraId="5A1CCFEC" w14:textId="1E6176CA" w:rsidR="00AD15BB" w:rsidRDefault="00AD15BB" w:rsidP="00AD15BB">
      <w:pPr>
        <w:pStyle w:val="Heading3"/>
      </w:pPr>
      <w:bookmarkStart w:id="278" w:name="_Toc341554264"/>
      <w:r>
        <w:t>The CIMI Party, Participation Patterns</w:t>
      </w:r>
      <w:bookmarkEnd w:id="278"/>
    </w:p>
    <w:p w14:paraId="0E5E4768" w14:textId="1788AC79" w:rsidR="00436549" w:rsidRPr="00436549" w:rsidRDefault="00436549" w:rsidP="00436549">
      <w:r>
        <w:t xml:space="preserve">The CIMI Clinical Reference </w:t>
      </w:r>
      <w:r w:rsidR="0009046A">
        <w:t>Model Party p</w:t>
      </w:r>
      <w:r>
        <w:t>attern builds upon the CIMI Foundationa</w:t>
      </w:r>
      <w:r w:rsidR="0009046A">
        <w:t>l Reference Model PARTY pattern as shown below. It adds a number of attributes to both ROLE and ACTOR and defines two role</w:t>
      </w:r>
      <w:r w:rsidR="00573B38">
        <w:t xml:space="preserve"> </w:t>
      </w:r>
      <w:r w:rsidR="0009046A">
        <w:t>s</w:t>
      </w:r>
      <w:r w:rsidR="00573B38">
        <w:t>pecializations</w:t>
      </w:r>
      <w:r w:rsidR="0009046A">
        <w:t xml:space="preserve">: </w:t>
      </w:r>
      <w:r w:rsidR="00984A5A">
        <w:t>a HealthCareConsumerRole and a HealthCareProviderRole. It also defines two actor</w:t>
      </w:r>
      <w:r w:rsidR="00573B38">
        <w:t xml:space="preserve"> </w:t>
      </w:r>
      <w:r w:rsidR="00984A5A">
        <w:t>s</w:t>
      </w:r>
      <w:r w:rsidR="00573B38">
        <w:t>pecializations</w:t>
      </w:r>
      <w:r w:rsidR="00984A5A">
        <w:t xml:space="preserve"> at this time: a person and an organization.</w:t>
      </w:r>
      <w:r w:rsidR="00927A0D">
        <w:t xml:space="preserve"> The association between a person or organization and the role they play in an activity is achieved by the use of PARTY_RELATIONSHIP</w:t>
      </w:r>
      <w:r w:rsidR="00311A32">
        <w:t xml:space="preserve"> (or a specialization thereof)</w:t>
      </w:r>
      <w:r w:rsidR="00927A0D">
        <w:t xml:space="preserve"> defined in the CIMI Foundational Reference Model module.</w:t>
      </w:r>
    </w:p>
    <w:p w14:paraId="5496CB80" w14:textId="77777777" w:rsidR="000D6815" w:rsidRDefault="00AD15BB" w:rsidP="000D6815">
      <w:pPr>
        <w:keepNext/>
      </w:pPr>
      <w:r>
        <w:rPr>
          <w:noProof/>
          <w:lang w:val="en-US" w:eastAsia="en-US"/>
        </w:rPr>
        <w:drawing>
          <wp:inline distT="0" distB="0" distL="0" distR="0" wp14:anchorId="0CA71DB1" wp14:editId="4C1FCD27">
            <wp:extent cx="5140606" cy="53105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 - specializations.jpg"/>
                    <pic:cNvPicPr/>
                  </pic:nvPicPr>
                  <pic:blipFill>
                    <a:blip r:embed="rId14">
                      <a:extLst>
                        <a:ext uri="{28A0092B-C50C-407E-A947-70E740481C1C}">
                          <a14:useLocalDpi xmlns:a14="http://schemas.microsoft.com/office/drawing/2010/main" val="0"/>
                        </a:ext>
                      </a:extLst>
                    </a:blip>
                    <a:stretch>
                      <a:fillRect/>
                    </a:stretch>
                  </pic:blipFill>
                  <pic:spPr>
                    <a:xfrm>
                      <a:off x="0" y="0"/>
                      <a:ext cx="5146439" cy="5316532"/>
                    </a:xfrm>
                    <a:prstGeom prst="rect">
                      <a:avLst/>
                    </a:prstGeom>
                  </pic:spPr>
                </pic:pic>
              </a:graphicData>
            </a:graphic>
          </wp:inline>
        </w:drawing>
      </w:r>
    </w:p>
    <w:p w14:paraId="1C16E5FF" w14:textId="1D0B2F49" w:rsidR="00AD15BB" w:rsidRPr="00AD15BB" w:rsidRDefault="000D6815" w:rsidP="000D6815">
      <w:pPr>
        <w:pStyle w:val="Caption"/>
      </w:pPr>
      <w:r>
        <w:t xml:space="preserve">Figure </w:t>
      </w:r>
      <w:r>
        <w:fldChar w:fldCharType="begin"/>
      </w:r>
      <w:r>
        <w:instrText xml:space="preserve"> SEQ Figure \* ARABIC </w:instrText>
      </w:r>
      <w:r>
        <w:fldChar w:fldCharType="separate"/>
      </w:r>
      <w:r w:rsidR="00962CE5">
        <w:rPr>
          <w:noProof/>
        </w:rPr>
        <w:t>6</w:t>
      </w:r>
      <w:r>
        <w:fldChar w:fldCharType="end"/>
      </w:r>
      <w:r>
        <w:t xml:space="preserve"> - Specializations of the PARTY class</w:t>
      </w:r>
    </w:p>
    <w:p w14:paraId="18306035" w14:textId="2D883B0D" w:rsidR="00AA1D35" w:rsidRPr="00D70EB9" w:rsidRDefault="00AA1D35" w:rsidP="00D70EB9">
      <w:pPr>
        <w:pStyle w:val="Heading3"/>
      </w:pPr>
      <w:bookmarkStart w:id="279" w:name="_Toc341554265"/>
      <w:r>
        <w:t xml:space="preserve">The CIMI Clinical Statement </w:t>
      </w:r>
      <w:r w:rsidRPr="00D70EB9">
        <w:t>Pattern</w:t>
      </w:r>
      <w:bookmarkEnd w:id="279"/>
      <w:r>
        <w:t xml:space="preserve"> </w:t>
      </w:r>
    </w:p>
    <w:p w14:paraId="12E782C9" w14:textId="6A38EB1C" w:rsidR="00AA1D35" w:rsidRDefault="00AA1D35" w:rsidP="00AA1D35">
      <w:pPr>
        <w:rPr>
          <w:lang w:val="en-US"/>
        </w:rPr>
      </w:pPr>
      <w:r>
        <w:rPr>
          <w:lang w:val="en-US"/>
        </w:rPr>
        <w:t>The CIMI Clinical Statement Pattern forms the core of the CIMI model. The ClinicalStatement class is a specialization of the ENTRY class from the Foundation Reference Model module. It represents a statement about some aspect of a health care process. The CIMI ClinicalStatement pattern is composed of a statement topic (</w:t>
      </w:r>
      <w:r>
        <w:rPr>
          <w:i/>
          <w:lang w:val="en-US"/>
        </w:rPr>
        <w:t>StatementTopic)</w:t>
      </w:r>
      <w:r>
        <w:rPr>
          <w:lang w:val="en-US"/>
        </w:rPr>
        <w:t xml:space="preserve"> and the situational context for that topic (</w:t>
      </w:r>
      <w:r w:rsidRPr="003915F9">
        <w:rPr>
          <w:i/>
          <w:lang w:val="en-US"/>
        </w:rPr>
        <w:t>StatementContext</w:t>
      </w:r>
      <w:r>
        <w:rPr>
          <w:lang w:val="en-US"/>
        </w:rPr>
        <w:t>). The ClinicalStatement pattern also includes relevant attribution metadata for the information contained in a clinical statement (</w:t>
      </w:r>
      <w:r>
        <w:rPr>
          <w:i/>
          <w:lang w:val="en-US"/>
        </w:rPr>
        <w:t>please refer to</w:t>
      </w:r>
      <w:r w:rsidRPr="00720BE9">
        <w:rPr>
          <w:i/>
          <w:lang w:val="en-US"/>
        </w:rPr>
        <w:t xml:space="preserve"> the Attribution/Provenance Patterns section</w:t>
      </w:r>
      <w:r w:rsidR="0058584A">
        <w:rPr>
          <w:i/>
          <w:lang w:val="en-US"/>
        </w:rPr>
        <w:t xml:space="preserve"> below</w:t>
      </w:r>
      <w:r>
        <w:rPr>
          <w:lang w:val="en-US"/>
        </w:rPr>
        <w:t>).</w:t>
      </w:r>
    </w:p>
    <w:p w14:paraId="305498F2" w14:textId="77777777" w:rsidR="005A5D14" w:rsidRDefault="005A5D14" w:rsidP="005A5D14">
      <w:pPr>
        <w:keepNext/>
      </w:pPr>
      <w:commentRangeStart w:id="280"/>
      <w:r>
        <w:rPr>
          <w:noProof/>
          <w:lang w:val="en-US" w:eastAsia="en-US"/>
        </w:rPr>
        <w:drawing>
          <wp:inline distT="0" distB="0" distL="0" distR="0" wp14:anchorId="2DD023F9" wp14:editId="46E706EA">
            <wp:extent cx="4569106" cy="3835290"/>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alStatement.jpg"/>
                    <pic:cNvPicPr/>
                  </pic:nvPicPr>
                  <pic:blipFill>
                    <a:blip r:embed="rId15">
                      <a:extLst>
                        <a:ext uri="{28A0092B-C50C-407E-A947-70E740481C1C}">
                          <a14:useLocalDpi xmlns:a14="http://schemas.microsoft.com/office/drawing/2010/main" val="0"/>
                        </a:ext>
                      </a:extLst>
                    </a:blip>
                    <a:stretch>
                      <a:fillRect/>
                    </a:stretch>
                  </pic:blipFill>
                  <pic:spPr>
                    <a:xfrm>
                      <a:off x="0" y="0"/>
                      <a:ext cx="4576943" cy="3841869"/>
                    </a:xfrm>
                    <a:prstGeom prst="rect">
                      <a:avLst/>
                    </a:prstGeom>
                  </pic:spPr>
                </pic:pic>
              </a:graphicData>
            </a:graphic>
          </wp:inline>
        </w:drawing>
      </w:r>
      <w:commentRangeEnd w:id="280"/>
      <w:r w:rsidR="00380DDD">
        <w:rPr>
          <w:rStyle w:val="CommentReference"/>
          <w:rFonts w:cs="Times New Roman"/>
          <w:color w:val="auto"/>
          <w:lang w:eastAsia="en-US"/>
        </w:rPr>
        <w:commentReference w:id="280"/>
      </w:r>
    </w:p>
    <w:p w14:paraId="56910EF8" w14:textId="573F7869" w:rsidR="00AA1D35" w:rsidRDefault="005A5D14" w:rsidP="005A5D14">
      <w:pPr>
        <w:pStyle w:val="Caption"/>
        <w:jc w:val="center"/>
        <w:rPr>
          <w:lang w:val="en-US"/>
        </w:rPr>
      </w:pPr>
      <w:r>
        <w:t xml:space="preserve">Figure </w:t>
      </w:r>
      <w:r>
        <w:fldChar w:fldCharType="begin"/>
      </w:r>
      <w:r>
        <w:instrText xml:space="preserve"> SEQ Figure \* ARABIC </w:instrText>
      </w:r>
      <w:r>
        <w:fldChar w:fldCharType="separate"/>
      </w:r>
      <w:r w:rsidR="00962CE5">
        <w:rPr>
          <w:noProof/>
        </w:rPr>
        <w:t>7</w:t>
      </w:r>
      <w:r>
        <w:fldChar w:fldCharType="end"/>
      </w:r>
      <w:r>
        <w:t xml:space="preserve"> - Clinical Statement Pattern</w:t>
      </w:r>
    </w:p>
    <w:p w14:paraId="1B391F04" w14:textId="77777777" w:rsidR="005A5D14" w:rsidRDefault="005A5D14" w:rsidP="00AA1D35">
      <w:pPr>
        <w:rPr>
          <w:lang w:val="en-US"/>
        </w:rPr>
      </w:pPr>
    </w:p>
    <w:p w14:paraId="68C5C5FA" w14:textId="38FB4955" w:rsidR="00AA1D35" w:rsidRDefault="00AA1D35" w:rsidP="00AA1D35">
      <w:pPr>
        <w:rPr>
          <w:lang w:val="en-US"/>
        </w:rPr>
      </w:pPr>
      <w:r>
        <w:rPr>
          <w:lang w:val="en-US"/>
        </w:rPr>
        <w:t>The StatementTopic abstract class has two specializations:</w:t>
      </w:r>
    </w:p>
    <w:p w14:paraId="064908C7" w14:textId="77777777" w:rsidR="00AA1D35" w:rsidRDefault="00AA1D35" w:rsidP="00AA1D35">
      <w:pPr>
        <w:pStyle w:val="ListParagraph"/>
        <w:numPr>
          <w:ilvl w:val="0"/>
          <w:numId w:val="41"/>
        </w:numPr>
        <w:contextualSpacing/>
        <w:rPr>
          <w:lang w:val="en-US"/>
        </w:rPr>
      </w:pPr>
      <w:r w:rsidRPr="00721321">
        <w:rPr>
          <w:i/>
          <w:lang w:val="en-US"/>
        </w:rPr>
        <w:t>Finding</w:t>
      </w:r>
      <w:r>
        <w:rPr>
          <w:lang w:val="en-US"/>
        </w:rPr>
        <w:t>, an abstract class, which is further specialized by the Assertion and EvaluationResult statement topics.</w:t>
      </w:r>
    </w:p>
    <w:p w14:paraId="54411350" w14:textId="725A321F" w:rsidR="005A5D14" w:rsidRPr="005A5D14" w:rsidRDefault="00AA1D35" w:rsidP="005A5D14">
      <w:pPr>
        <w:pStyle w:val="ListParagraph"/>
        <w:numPr>
          <w:ilvl w:val="0"/>
          <w:numId w:val="41"/>
        </w:numPr>
        <w:spacing w:after="120"/>
        <w:contextualSpacing/>
        <w:rPr>
          <w:lang w:val="en-US"/>
        </w:rPr>
      </w:pPr>
      <w:r w:rsidRPr="00721321">
        <w:rPr>
          <w:i/>
          <w:lang w:val="en-US"/>
        </w:rPr>
        <w:t>Act</w:t>
      </w:r>
      <w:r>
        <w:rPr>
          <w:lang w:val="en-US"/>
        </w:rPr>
        <w:t xml:space="preserve">, an abstract class, which is further specialized by the Procedure and LaboratoryProcedure statement topics. </w:t>
      </w:r>
    </w:p>
    <w:p w14:paraId="09CC35C0" w14:textId="71E8EB0C" w:rsidR="00AA1D35" w:rsidRDefault="00971CBD" w:rsidP="00AA1D35">
      <w:pPr>
        <w:rPr>
          <w:lang w:val="en-US"/>
        </w:rPr>
      </w:pPr>
      <w:r>
        <w:rPr>
          <w:lang w:val="en-US"/>
        </w:rPr>
        <w:t>Note that f</w:t>
      </w:r>
      <w:r w:rsidR="00AA1D35" w:rsidRPr="002A0DAB">
        <w:rPr>
          <w:lang w:val="en-US"/>
        </w:rPr>
        <w:t xml:space="preserve">or </w:t>
      </w:r>
      <w:r w:rsidR="00AA1D35">
        <w:rPr>
          <w:lang w:val="en-US"/>
        </w:rPr>
        <w:t>the January 2017</w:t>
      </w:r>
      <w:r w:rsidR="00AA1D35" w:rsidRPr="002A0DAB">
        <w:rPr>
          <w:lang w:val="en-US"/>
        </w:rPr>
        <w:t xml:space="preserve"> ballot cycle, </w:t>
      </w:r>
      <w:r w:rsidR="00AA1D35">
        <w:rPr>
          <w:lang w:val="en-US"/>
        </w:rPr>
        <w:t>we limit the scope of the model to the statement topics listed above. However, a</w:t>
      </w:r>
      <w:r w:rsidR="00AA1D35" w:rsidRPr="002A0DAB">
        <w:rPr>
          <w:lang w:val="en-US"/>
        </w:rPr>
        <w:t xml:space="preserve">dditional </w:t>
      </w:r>
      <w:r w:rsidR="00B47D8C">
        <w:rPr>
          <w:lang w:val="en-US"/>
        </w:rPr>
        <w:t>statement</w:t>
      </w:r>
      <w:r w:rsidR="00AA1D35" w:rsidRPr="002A0DAB">
        <w:rPr>
          <w:lang w:val="en-US"/>
        </w:rPr>
        <w:t xml:space="preserve"> topics </w:t>
      </w:r>
      <w:r w:rsidR="003A4DE9">
        <w:rPr>
          <w:lang w:val="en-US"/>
        </w:rPr>
        <w:t>will</w:t>
      </w:r>
      <w:r w:rsidR="00AA1D35" w:rsidRPr="002A0DAB">
        <w:rPr>
          <w:lang w:val="en-US"/>
        </w:rPr>
        <w:t xml:space="preserve"> be introduced over time. </w:t>
      </w:r>
    </w:p>
    <w:p w14:paraId="70BD8BAF" w14:textId="77777777" w:rsidR="008D101C" w:rsidRDefault="008D101C" w:rsidP="008D101C">
      <w:pPr>
        <w:keepNext/>
        <w:jc w:val="center"/>
      </w:pPr>
      <w:r>
        <w:rPr>
          <w:noProof/>
          <w:lang w:val="en-US" w:eastAsia="en-US"/>
        </w:rPr>
        <w:drawing>
          <wp:inline distT="0" distB="0" distL="0" distR="0" wp14:anchorId="0D2918E4" wp14:editId="20835D1F">
            <wp:extent cx="3311806" cy="19298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 - Core.jpg"/>
                    <pic:cNvPicPr/>
                  </pic:nvPicPr>
                  <pic:blipFill>
                    <a:blip r:embed="rId17">
                      <a:extLst>
                        <a:ext uri="{28A0092B-C50C-407E-A947-70E740481C1C}">
                          <a14:useLocalDpi xmlns:a14="http://schemas.microsoft.com/office/drawing/2010/main" val="0"/>
                        </a:ext>
                      </a:extLst>
                    </a:blip>
                    <a:stretch>
                      <a:fillRect/>
                    </a:stretch>
                  </pic:blipFill>
                  <pic:spPr>
                    <a:xfrm>
                      <a:off x="0" y="0"/>
                      <a:ext cx="3321313" cy="1935424"/>
                    </a:xfrm>
                    <a:prstGeom prst="rect">
                      <a:avLst/>
                    </a:prstGeom>
                  </pic:spPr>
                </pic:pic>
              </a:graphicData>
            </a:graphic>
          </wp:inline>
        </w:drawing>
      </w:r>
    </w:p>
    <w:p w14:paraId="7029CFF7" w14:textId="4EEDC945" w:rsidR="00C172C7" w:rsidRDefault="008D101C" w:rsidP="00BD6FEF">
      <w:pPr>
        <w:pStyle w:val="Caption"/>
        <w:jc w:val="center"/>
      </w:pPr>
      <w:r>
        <w:t xml:space="preserve">Figure </w:t>
      </w:r>
      <w:r>
        <w:fldChar w:fldCharType="begin"/>
      </w:r>
      <w:r>
        <w:instrText xml:space="preserve"> SEQ Figure \* ARABIC </w:instrText>
      </w:r>
      <w:r>
        <w:fldChar w:fldCharType="separate"/>
      </w:r>
      <w:r w:rsidR="00962CE5">
        <w:rPr>
          <w:noProof/>
        </w:rPr>
        <w:t>8</w:t>
      </w:r>
      <w:r>
        <w:fldChar w:fldCharType="end"/>
      </w:r>
      <w:r>
        <w:t xml:space="preserve"> </w:t>
      </w:r>
      <w:r w:rsidR="001F78AC">
        <w:t>–</w:t>
      </w:r>
      <w:r>
        <w:t xml:space="preserve"> </w:t>
      </w:r>
      <w:r w:rsidR="001F78AC">
        <w:t xml:space="preserve">Clinical </w:t>
      </w:r>
      <w:r>
        <w:t>Statement Top</w:t>
      </w:r>
      <w:r w:rsidR="004C05A2">
        <w:t>ic</w:t>
      </w:r>
      <w:r w:rsidR="001D3600">
        <w:t>s</w:t>
      </w:r>
    </w:p>
    <w:p w14:paraId="61673260" w14:textId="08D944AC" w:rsidR="00AA1D35" w:rsidRDefault="00AA1D35" w:rsidP="00AA1D35">
      <w:pPr>
        <w:rPr>
          <w:lang w:val="en-US"/>
        </w:rPr>
      </w:pPr>
      <w:r>
        <w:rPr>
          <w:lang w:val="en-US"/>
        </w:rPr>
        <w:t xml:space="preserve">The StatementContext abstract class has the following two </w:t>
      </w:r>
      <w:r w:rsidR="00971CBD">
        <w:rPr>
          <w:lang w:val="en-US"/>
        </w:rPr>
        <w:t>specializations</w:t>
      </w:r>
      <w:r>
        <w:rPr>
          <w:lang w:val="en-US"/>
        </w:rPr>
        <w:t>:</w:t>
      </w:r>
    </w:p>
    <w:p w14:paraId="4F047121" w14:textId="77777777" w:rsidR="00AA1D35" w:rsidRDefault="00AA1D35" w:rsidP="00AA1D35">
      <w:pPr>
        <w:pStyle w:val="ListParagraph"/>
        <w:numPr>
          <w:ilvl w:val="0"/>
          <w:numId w:val="42"/>
        </w:numPr>
        <w:contextualSpacing/>
        <w:rPr>
          <w:lang w:val="en-US"/>
        </w:rPr>
      </w:pPr>
      <w:r>
        <w:rPr>
          <w:lang w:val="en-US"/>
        </w:rPr>
        <w:t xml:space="preserve">FindingContext - </w:t>
      </w:r>
      <w:r w:rsidRPr="001A0E6E">
        <w:rPr>
          <w:lang w:val="en-US"/>
        </w:rPr>
        <w:t>The FindingContext class aligns with the SNOMED Situations with Explicit Context for findings and provides the context for the EvaluationResult and Assertion topics of a clinical statement. For instance, a statement about findings may state that the finding was observed present or absent.</w:t>
      </w:r>
    </w:p>
    <w:p w14:paraId="35E2CC5C" w14:textId="1B732760" w:rsidR="00AA1D35" w:rsidRDefault="00AA1D35" w:rsidP="001F78AC">
      <w:pPr>
        <w:pStyle w:val="ListParagraph"/>
        <w:numPr>
          <w:ilvl w:val="0"/>
          <w:numId w:val="42"/>
        </w:numPr>
        <w:spacing w:after="120"/>
        <w:contextualSpacing/>
        <w:rPr>
          <w:lang w:val="en-US"/>
        </w:rPr>
      </w:pPr>
      <w:r>
        <w:rPr>
          <w:lang w:val="en-US"/>
        </w:rPr>
        <w:t xml:space="preserve">ActionContext - </w:t>
      </w:r>
      <w:r w:rsidRPr="00F23521">
        <w:rPr>
          <w:lang w:val="en-US"/>
        </w:rPr>
        <w:t>The ActionContext class aligns with the SNOMED Situations with Explicit Context for procedures and provides the context for the Act topic of a clinical statement. For instance, a statement about a procedure may specify that the procedure has been proposed, ordered, planned, performed or possibly not performed.</w:t>
      </w:r>
      <w:r>
        <w:rPr>
          <w:lang w:val="en-US"/>
        </w:rPr>
        <w:t xml:space="preserve"> Each action context has its own lifecycle. For instance, a </w:t>
      </w:r>
      <w:r>
        <w:rPr>
          <w:i/>
          <w:lang w:val="en-US"/>
        </w:rPr>
        <w:t>Proposal</w:t>
      </w:r>
      <w:r>
        <w:rPr>
          <w:lang w:val="en-US"/>
        </w:rPr>
        <w:t xml:space="preserve"> may have a status of initiated, reviewed, updated, approved, or rejected. Attribution information for each of these activities is captured by the ClinicalStatement.contextStatusHistory attribute while the latest status of a given action context is captured by the attribute ActionContext.currentStatus of type CODED_TEXT. The value of the </w:t>
      </w:r>
      <w:r>
        <w:rPr>
          <w:i/>
          <w:lang w:val="en-US"/>
        </w:rPr>
        <w:t>currentStatus</w:t>
      </w:r>
      <w:r>
        <w:rPr>
          <w:lang w:val="en-US"/>
        </w:rPr>
        <w:t xml:space="preserve"> attribute is the Attribution.activity code associated the last status attribution in the context status history for the </w:t>
      </w:r>
      <w:r w:rsidR="002C4624">
        <w:rPr>
          <w:lang w:val="en-US"/>
        </w:rPr>
        <w:t xml:space="preserve">given </w:t>
      </w:r>
      <w:r>
        <w:rPr>
          <w:lang w:val="en-US"/>
        </w:rPr>
        <w:t>context. The ClinicalStatement.contextAttribution provides attribution information for the context itself (e.g., who initiated the proposal, when, how, etc…) and typically corresponds to the first status in the context status history.</w:t>
      </w:r>
    </w:p>
    <w:p w14:paraId="2BBA598E" w14:textId="77777777" w:rsidR="002C4624" w:rsidRDefault="002C4624" w:rsidP="002C4624">
      <w:pPr>
        <w:spacing w:after="120"/>
        <w:contextualSpacing/>
        <w:rPr>
          <w:lang w:val="en-US"/>
        </w:rPr>
      </w:pPr>
    </w:p>
    <w:p w14:paraId="44B0522E" w14:textId="3B4D7A2A" w:rsidR="00A3501D" w:rsidRPr="002C4624" w:rsidRDefault="002C4624" w:rsidP="002C4624">
      <w:pPr>
        <w:spacing w:after="120"/>
        <w:contextualSpacing/>
        <w:rPr>
          <w:lang w:val="en-US"/>
        </w:rPr>
      </w:pPr>
      <w:r>
        <w:rPr>
          <w:lang w:val="en-US"/>
        </w:rPr>
        <w:t>[To Claude: Add diagram to support explanation]</w:t>
      </w:r>
    </w:p>
    <w:p w14:paraId="778896AB" w14:textId="77777777" w:rsidR="001F78AC" w:rsidRDefault="001F78AC" w:rsidP="001F78AC">
      <w:pPr>
        <w:keepNext/>
        <w:spacing w:after="120"/>
        <w:contextualSpacing/>
      </w:pPr>
      <w:r>
        <w:rPr>
          <w:noProof/>
          <w:lang w:val="en-US" w:eastAsia="en-US"/>
        </w:rPr>
        <w:drawing>
          <wp:inline distT="0" distB="0" distL="0" distR="0" wp14:anchorId="72677B57" wp14:editId="09C4EEFE">
            <wp:extent cx="4683406" cy="2625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Core.jpg"/>
                    <pic:cNvPicPr/>
                  </pic:nvPicPr>
                  <pic:blipFill>
                    <a:blip r:embed="rId18">
                      <a:extLst>
                        <a:ext uri="{28A0092B-C50C-407E-A947-70E740481C1C}">
                          <a14:useLocalDpi xmlns:a14="http://schemas.microsoft.com/office/drawing/2010/main" val="0"/>
                        </a:ext>
                      </a:extLst>
                    </a:blip>
                    <a:stretch>
                      <a:fillRect/>
                    </a:stretch>
                  </pic:blipFill>
                  <pic:spPr>
                    <a:xfrm>
                      <a:off x="0" y="0"/>
                      <a:ext cx="4695677" cy="2632638"/>
                    </a:xfrm>
                    <a:prstGeom prst="rect">
                      <a:avLst/>
                    </a:prstGeom>
                  </pic:spPr>
                </pic:pic>
              </a:graphicData>
            </a:graphic>
          </wp:inline>
        </w:drawing>
      </w:r>
    </w:p>
    <w:p w14:paraId="2E6F1F18" w14:textId="04825F4C" w:rsidR="001F78AC" w:rsidRDefault="001F78AC" w:rsidP="001F78AC">
      <w:pPr>
        <w:pStyle w:val="Caption"/>
        <w:jc w:val="center"/>
      </w:pPr>
      <w:r>
        <w:t xml:space="preserve">Figure </w:t>
      </w:r>
      <w:r>
        <w:fldChar w:fldCharType="begin"/>
      </w:r>
      <w:r>
        <w:instrText xml:space="preserve"> SEQ Figure \* ARABIC </w:instrText>
      </w:r>
      <w:r>
        <w:fldChar w:fldCharType="separate"/>
      </w:r>
      <w:r w:rsidR="00962CE5">
        <w:rPr>
          <w:noProof/>
        </w:rPr>
        <w:t>9</w:t>
      </w:r>
      <w:r>
        <w:fldChar w:fldCharType="end"/>
      </w:r>
      <w:r>
        <w:t xml:space="preserve"> - ClinicalStatement Context</w:t>
      </w:r>
      <w:r w:rsidR="001D3600">
        <w:t>s</w:t>
      </w:r>
    </w:p>
    <w:p w14:paraId="569D7E15" w14:textId="77777777" w:rsidR="00F262EA" w:rsidRDefault="00F262EA" w:rsidP="00F262EA">
      <w:pPr>
        <w:keepNext/>
      </w:pPr>
      <w:r>
        <w:rPr>
          <w:noProof/>
          <w:lang w:val="en-US" w:eastAsia="en-US"/>
        </w:rPr>
        <w:drawing>
          <wp:inline distT="0" distB="0" distL="0" distR="0" wp14:anchorId="37228E41" wp14:editId="6249AB7A">
            <wp:extent cx="4683406" cy="339869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 Finding.jpg"/>
                    <pic:cNvPicPr/>
                  </pic:nvPicPr>
                  <pic:blipFill>
                    <a:blip r:embed="rId19">
                      <a:extLst>
                        <a:ext uri="{28A0092B-C50C-407E-A947-70E740481C1C}">
                          <a14:useLocalDpi xmlns:a14="http://schemas.microsoft.com/office/drawing/2010/main" val="0"/>
                        </a:ext>
                      </a:extLst>
                    </a:blip>
                    <a:stretch>
                      <a:fillRect/>
                    </a:stretch>
                  </pic:blipFill>
                  <pic:spPr>
                    <a:xfrm>
                      <a:off x="0" y="0"/>
                      <a:ext cx="4697400" cy="3408854"/>
                    </a:xfrm>
                    <a:prstGeom prst="rect">
                      <a:avLst/>
                    </a:prstGeom>
                  </pic:spPr>
                </pic:pic>
              </a:graphicData>
            </a:graphic>
          </wp:inline>
        </w:drawing>
      </w:r>
    </w:p>
    <w:p w14:paraId="73B092BC" w14:textId="254CB7C8" w:rsidR="00014DE6" w:rsidRPr="00014DE6" w:rsidRDefault="00F262EA" w:rsidP="00F262EA">
      <w:pPr>
        <w:pStyle w:val="Caption"/>
        <w:jc w:val="center"/>
        <w:rPr>
          <w:lang w:val="en-US"/>
        </w:rPr>
      </w:pPr>
      <w:r>
        <w:t xml:space="preserve">Figure </w:t>
      </w:r>
      <w:r>
        <w:fldChar w:fldCharType="begin"/>
      </w:r>
      <w:r>
        <w:instrText xml:space="preserve"> SEQ Figure \* ARABIC </w:instrText>
      </w:r>
      <w:r>
        <w:fldChar w:fldCharType="separate"/>
      </w:r>
      <w:r w:rsidR="00962CE5">
        <w:rPr>
          <w:noProof/>
        </w:rPr>
        <w:t>10</w:t>
      </w:r>
      <w:r>
        <w:fldChar w:fldCharType="end"/>
      </w:r>
      <w:r>
        <w:t xml:space="preserve"> - Finding Context</w:t>
      </w:r>
      <w:r w:rsidR="00A3501D">
        <w:t>s</w:t>
      </w:r>
    </w:p>
    <w:p w14:paraId="0428438F" w14:textId="77777777" w:rsidR="00F262EA" w:rsidRDefault="00F262EA" w:rsidP="00F262EA">
      <w:pPr>
        <w:keepNext/>
      </w:pPr>
      <w:r>
        <w:rPr>
          <w:noProof/>
          <w:lang w:val="en-US" w:eastAsia="en-US"/>
        </w:rPr>
        <w:drawing>
          <wp:inline distT="0" distB="0" distL="0" distR="0" wp14:anchorId="3AEA1B7A" wp14:editId="5BCFF5B6">
            <wp:extent cx="4683406" cy="502261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 Action.jpg"/>
                    <pic:cNvPicPr/>
                  </pic:nvPicPr>
                  <pic:blipFill>
                    <a:blip r:embed="rId20">
                      <a:extLst>
                        <a:ext uri="{28A0092B-C50C-407E-A947-70E740481C1C}">
                          <a14:useLocalDpi xmlns:a14="http://schemas.microsoft.com/office/drawing/2010/main" val="0"/>
                        </a:ext>
                      </a:extLst>
                    </a:blip>
                    <a:stretch>
                      <a:fillRect/>
                    </a:stretch>
                  </pic:blipFill>
                  <pic:spPr>
                    <a:xfrm>
                      <a:off x="0" y="0"/>
                      <a:ext cx="4690967" cy="5030723"/>
                    </a:xfrm>
                    <a:prstGeom prst="rect">
                      <a:avLst/>
                    </a:prstGeom>
                  </pic:spPr>
                </pic:pic>
              </a:graphicData>
            </a:graphic>
          </wp:inline>
        </w:drawing>
      </w:r>
    </w:p>
    <w:p w14:paraId="252A14FF" w14:textId="00D0865B" w:rsidR="00F262EA" w:rsidRDefault="00F262EA" w:rsidP="00F262EA">
      <w:pPr>
        <w:pStyle w:val="Caption"/>
        <w:jc w:val="center"/>
        <w:rPr>
          <w:lang w:val="en-US"/>
        </w:rPr>
      </w:pPr>
      <w:r>
        <w:t xml:space="preserve">Figure </w:t>
      </w:r>
      <w:r>
        <w:fldChar w:fldCharType="begin"/>
      </w:r>
      <w:r>
        <w:instrText xml:space="preserve"> SEQ Figure \* ARABIC </w:instrText>
      </w:r>
      <w:r>
        <w:fldChar w:fldCharType="separate"/>
      </w:r>
      <w:r w:rsidR="00962CE5">
        <w:rPr>
          <w:noProof/>
        </w:rPr>
        <w:t>11</w:t>
      </w:r>
      <w:r>
        <w:fldChar w:fldCharType="end"/>
      </w:r>
      <w:r>
        <w:t xml:space="preserve"> - Action Contexts</w:t>
      </w:r>
    </w:p>
    <w:p w14:paraId="5BF4BB64" w14:textId="6A690C9C" w:rsidR="00AA1D35" w:rsidRDefault="00AA1D35" w:rsidP="00AA1D35">
      <w:pPr>
        <w:rPr>
          <w:lang w:val="en-US"/>
        </w:rPr>
      </w:pPr>
      <w:r>
        <w:rPr>
          <w:lang w:val="en-US"/>
        </w:rPr>
        <w:t>StatementTopic and StatementContext are attribute groups (VIRTUAL_CLUSTERs</w:t>
      </w:r>
      <w:r w:rsidR="00F262EA">
        <w:rPr>
          <w:lang w:val="en-US"/>
        </w:rPr>
        <w:t>) and</w:t>
      </w:r>
      <w:r>
        <w:rPr>
          <w:lang w:val="en-US"/>
        </w:rPr>
        <w:t xml:space="preserve"> have the following characteristics:</w:t>
      </w:r>
    </w:p>
    <w:p w14:paraId="56C5C46B" w14:textId="77777777" w:rsidR="00AA1D35" w:rsidRDefault="00AA1D35" w:rsidP="00AA1D35">
      <w:pPr>
        <w:pStyle w:val="ListParagraph"/>
        <w:numPr>
          <w:ilvl w:val="0"/>
          <w:numId w:val="36"/>
        </w:numPr>
        <w:contextualSpacing/>
        <w:rPr>
          <w:lang w:val="en-US"/>
        </w:rPr>
      </w:pPr>
      <w:r>
        <w:rPr>
          <w:lang w:val="en-US"/>
        </w:rPr>
        <w:t xml:space="preserve">They are reusable components, which can be assembled to form clinical statements. For instance, one can coordinate the </w:t>
      </w:r>
      <w:r w:rsidRPr="003915F9">
        <w:rPr>
          <w:i/>
          <w:lang w:val="en-US"/>
        </w:rPr>
        <w:t>Procedure</w:t>
      </w:r>
      <w:r>
        <w:rPr>
          <w:lang w:val="en-US"/>
        </w:rPr>
        <w:t xml:space="preserve"> statement topic with the </w:t>
      </w:r>
      <w:r w:rsidRPr="003915F9">
        <w:rPr>
          <w:i/>
          <w:lang w:val="en-US"/>
        </w:rPr>
        <w:t>Proposal</w:t>
      </w:r>
      <w:r>
        <w:rPr>
          <w:lang w:val="en-US"/>
        </w:rPr>
        <w:t xml:space="preserve"> statement context to represent a ProcedureProposal. The Procedure statement topic may also be paired with the </w:t>
      </w:r>
      <w:r w:rsidRPr="003915F9">
        <w:rPr>
          <w:i/>
          <w:lang w:val="en-US"/>
        </w:rPr>
        <w:t>Order</w:t>
      </w:r>
      <w:r>
        <w:rPr>
          <w:lang w:val="en-US"/>
        </w:rPr>
        <w:t xml:space="preserve"> statement context to create a </w:t>
      </w:r>
      <w:r w:rsidRPr="003915F9">
        <w:rPr>
          <w:i/>
          <w:lang w:val="en-US"/>
        </w:rPr>
        <w:t>ProcedureOrder</w:t>
      </w:r>
      <w:r>
        <w:rPr>
          <w:lang w:val="en-US"/>
        </w:rPr>
        <w:t xml:space="preserve"> statement. </w:t>
      </w:r>
    </w:p>
    <w:p w14:paraId="7C0D1595" w14:textId="564AB01D" w:rsidR="00AA1D35" w:rsidRDefault="00AA1D35" w:rsidP="00AA1D35">
      <w:pPr>
        <w:pStyle w:val="ListParagraph"/>
        <w:numPr>
          <w:ilvl w:val="0"/>
          <w:numId w:val="36"/>
        </w:numPr>
        <w:contextualSpacing/>
        <w:rPr>
          <w:lang w:val="en-US"/>
        </w:rPr>
      </w:pPr>
      <w:r>
        <w:rPr>
          <w:lang w:val="en-US"/>
        </w:rPr>
        <w:t>They represent groupings of attributes that are aligned with the SNOMED CT Concept Model. For instance, the Procedure statement topic is aligned with the SNOMED CT Proced</w:t>
      </w:r>
      <w:r w:rsidR="00014DE6">
        <w:rPr>
          <w:lang w:val="en-US"/>
        </w:rPr>
        <w:t>ure Concept Model. The Performance</w:t>
      </w:r>
      <w:r>
        <w:rPr>
          <w:lang w:val="en-US"/>
        </w:rPr>
        <w:t xml:space="preserve"> context aligns with the Situation with Explicit Context Concept (SWEC) Concept Model.</w:t>
      </w:r>
    </w:p>
    <w:p w14:paraId="6F898B7C" w14:textId="043F5882" w:rsidR="00AA1D35" w:rsidRPr="00014DE6" w:rsidRDefault="00AA1D35" w:rsidP="00014DE6">
      <w:pPr>
        <w:pStyle w:val="ListParagraph"/>
        <w:numPr>
          <w:ilvl w:val="0"/>
          <w:numId w:val="36"/>
        </w:numPr>
        <w:spacing w:after="120"/>
        <w:contextualSpacing/>
        <w:rPr>
          <w:lang w:val="en-US"/>
        </w:rPr>
      </w:pPr>
      <w:r>
        <w:rPr>
          <w:lang w:val="en-US"/>
        </w:rPr>
        <w:t>They provide for a mechanism to state presence or absence of a finding as well as performance or non-performance of an action. For instance, the pairing of the Procedure topic with the NonPerformance context allows for the expression of a procedure that was not performed.</w:t>
      </w:r>
    </w:p>
    <w:p w14:paraId="77C0DEC9" w14:textId="205B9003" w:rsidR="00AA1D35" w:rsidRDefault="00AA1D35" w:rsidP="00AA1D35">
      <w:pPr>
        <w:rPr>
          <w:lang w:val="en-US"/>
        </w:rPr>
      </w:pPr>
      <w:r>
        <w:rPr>
          <w:lang w:val="en-US"/>
        </w:rPr>
        <w:t>The CIMI ClinicalStatement pattern aligns with the SNOMED CT Situation with Explicit Context Concept Model as follows:</w:t>
      </w:r>
    </w:p>
    <w:p w14:paraId="3D2FC7D8" w14:textId="77777777" w:rsidR="00AA1D35" w:rsidRDefault="00AA1D35" w:rsidP="00AA1D35">
      <w:pPr>
        <w:pStyle w:val="ListParagraph"/>
        <w:numPr>
          <w:ilvl w:val="0"/>
          <w:numId w:val="40"/>
        </w:numPr>
        <w:contextualSpacing/>
        <w:rPr>
          <w:lang w:val="en-US"/>
        </w:rPr>
      </w:pPr>
      <w:r>
        <w:rPr>
          <w:lang w:val="en-US"/>
        </w:rPr>
        <w:t xml:space="preserve">The ClinicalStatement.topic attribute aligns with the SNOMED CT Concept Model attribute </w:t>
      </w:r>
    </w:p>
    <w:p w14:paraId="6D128900" w14:textId="77777777" w:rsidR="00AA1D35" w:rsidRDefault="00AA1D35" w:rsidP="00AA1D35">
      <w:pPr>
        <w:pStyle w:val="ListParagraph"/>
        <w:numPr>
          <w:ilvl w:val="1"/>
          <w:numId w:val="40"/>
        </w:numPr>
        <w:contextualSpacing/>
        <w:rPr>
          <w:lang w:val="en-US"/>
        </w:rPr>
      </w:pPr>
      <w:r w:rsidRPr="008965C7">
        <w:rPr>
          <w:lang w:val="en-US"/>
        </w:rPr>
        <w:t>246090004 | Associated finding (attribute) |</w:t>
      </w:r>
      <w:r>
        <w:rPr>
          <w:lang w:val="en-US"/>
        </w:rPr>
        <w:t xml:space="preserve"> if the ClinicalStatement topic is a</w:t>
      </w:r>
      <w:r>
        <w:rPr>
          <w:i/>
          <w:lang w:val="en-US"/>
        </w:rPr>
        <w:t xml:space="preserve"> </w:t>
      </w:r>
      <w:r>
        <w:rPr>
          <w:lang w:val="en-US"/>
        </w:rPr>
        <w:t xml:space="preserve">StatementTopic of type </w:t>
      </w:r>
      <w:r>
        <w:rPr>
          <w:i/>
          <w:lang w:val="en-US"/>
        </w:rPr>
        <w:t>Finding.</w:t>
      </w:r>
    </w:p>
    <w:p w14:paraId="7B1EB58A" w14:textId="77777777" w:rsidR="00AA1D35" w:rsidRDefault="00AA1D35" w:rsidP="00AA1D35">
      <w:pPr>
        <w:pStyle w:val="ListParagraph"/>
        <w:numPr>
          <w:ilvl w:val="1"/>
          <w:numId w:val="40"/>
        </w:numPr>
        <w:contextualSpacing/>
        <w:rPr>
          <w:lang w:val="en-US"/>
        </w:rPr>
      </w:pPr>
      <w:r w:rsidRPr="008965C7">
        <w:rPr>
          <w:lang w:val="en-US"/>
        </w:rPr>
        <w:t>363589002 | Associated procedure (attribute) |</w:t>
      </w:r>
      <w:r>
        <w:rPr>
          <w:lang w:val="en-US"/>
        </w:rPr>
        <w:t xml:space="preserve"> if the ClinicalStatement topic is a StatementTopic of type </w:t>
      </w:r>
      <w:r>
        <w:rPr>
          <w:i/>
          <w:lang w:val="en-US"/>
        </w:rPr>
        <w:t>Act</w:t>
      </w:r>
      <w:r>
        <w:rPr>
          <w:lang w:val="en-US"/>
        </w:rPr>
        <w:t>.</w:t>
      </w:r>
    </w:p>
    <w:p w14:paraId="642768BD" w14:textId="77777777" w:rsidR="00AA1D35" w:rsidRDefault="00AA1D35" w:rsidP="00AA1D35">
      <w:pPr>
        <w:pStyle w:val="ListParagraph"/>
        <w:numPr>
          <w:ilvl w:val="0"/>
          <w:numId w:val="40"/>
        </w:numPr>
        <w:contextualSpacing/>
        <w:rPr>
          <w:lang w:val="en-US"/>
        </w:rPr>
      </w:pPr>
      <w:r>
        <w:rPr>
          <w:lang w:val="en-US"/>
        </w:rPr>
        <w:t>The StatementTopic classes align with the SNOMED CT Concept Model as follows:</w:t>
      </w:r>
    </w:p>
    <w:p w14:paraId="56EA135E" w14:textId="77777777" w:rsidR="00AA1D35" w:rsidRDefault="00AA1D35" w:rsidP="00AA1D35">
      <w:pPr>
        <w:pStyle w:val="ListParagraph"/>
        <w:numPr>
          <w:ilvl w:val="1"/>
          <w:numId w:val="40"/>
        </w:numPr>
        <w:contextualSpacing/>
        <w:rPr>
          <w:lang w:val="en-US"/>
        </w:rPr>
      </w:pPr>
      <w:r>
        <w:rPr>
          <w:lang w:val="en-US"/>
        </w:rPr>
        <w:t xml:space="preserve">The </w:t>
      </w:r>
      <w:r w:rsidRPr="0078667C">
        <w:rPr>
          <w:i/>
          <w:lang w:val="en-US"/>
        </w:rPr>
        <w:t>Act</w:t>
      </w:r>
      <w:r>
        <w:rPr>
          <w:lang w:val="en-US"/>
        </w:rPr>
        <w:t xml:space="preserve"> StatementTopic aligns with the SNOMED CT </w:t>
      </w:r>
      <w:r w:rsidRPr="0078667C">
        <w:rPr>
          <w:i/>
          <w:lang w:val="en-US"/>
        </w:rPr>
        <w:t>Procedure</w:t>
      </w:r>
      <w:r>
        <w:rPr>
          <w:lang w:val="en-US"/>
        </w:rPr>
        <w:t xml:space="preserve"> concept model.</w:t>
      </w:r>
    </w:p>
    <w:p w14:paraId="6CF5EEE3" w14:textId="77777777" w:rsidR="00AA1D35" w:rsidRDefault="00AA1D35" w:rsidP="00AA1D35">
      <w:pPr>
        <w:pStyle w:val="ListParagraph"/>
        <w:numPr>
          <w:ilvl w:val="1"/>
          <w:numId w:val="40"/>
        </w:numPr>
        <w:contextualSpacing/>
        <w:rPr>
          <w:lang w:val="en-US"/>
        </w:rPr>
      </w:pPr>
      <w:r>
        <w:rPr>
          <w:lang w:val="en-US"/>
        </w:rPr>
        <w:t xml:space="preserve">The </w:t>
      </w:r>
      <w:r w:rsidRPr="0078667C">
        <w:rPr>
          <w:i/>
          <w:lang w:val="en-US"/>
        </w:rPr>
        <w:t>Finding</w:t>
      </w:r>
      <w:r>
        <w:rPr>
          <w:lang w:val="en-US"/>
        </w:rPr>
        <w:t xml:space="preserve"> StatementTopic aligns with the SNOMED CT </w:t>
      </w:r>
      <w:r w:rsidRPr="0078667C">
        <w:rPr>
          <w:i/>
          <w:lang w:val="en-US"/>
        </w:rPr>
        <w:t>Clinical Finding</w:t>
      </w:r>
      <w:r>
        <w:rPr>
          <w:lang w:val="en-US"/>
        </w:rPr>
        <w:t xml:space="preserve"> concept model if the topic is an </w:t>
      </w:r>
      <w:r w:rsidRPr="0078667C">
        <w:rPr>
          <w:i/>
          <w:lang w:val="en-US"/>
        </w:rPr>
        <w:t>Assertion</w:t>
      </w:r>
      <w:r>
        <w:rPr>
          <w:lang w:val="en-US"/>
        </w:rPr>
        <w:t xml:space="preserve"> or with the </w:t>
      </w:r>
      <w:r w:rsidRPr="0078667C">
        <w:rPr>
          <w:i/>
          <w:lang w:val="en-US"/>
        </w:rPr>
        <w:t>Observable</w:t>
      </w:r>
      <w:r>
        <w:rPr>
          <w:lang w:val="en-US"/>
        </w:rPr>
        <w:t xml:space="preserve"> concept model if the topic is an </w:t>
      </w:r>
      <w:r w:rsidRPr="0078667C">
        <w:rPr>
          <w:i/>
          <w:lang w:val="en-US"/>
        </w:rPr>
        <w:t>EvaluationResult</w:t>
      </w:r>
      <w:r>
        <w:rPr>
          <w:lang w:val="en-US"/>
        </w:rPr>
        <w:t>.</w:t>
      </w:r>
    </w:p>
    <w:p w14:paraId="31DA7054" w14:textId="77777777" w:rsidR="00AA1D35" w:rsidRDefault="00AA1D35" w:rsidP="00AA1D35">
      <w:pPr>
        <w:pStyle w:val="ListParagraph"/>
        <w:numPr>
          <w:ilvl w:val="0"/>
          <w:numId w:val="40"/>
        </w:numPr>
        <w:contextualSpacing/>
        <w:rPr>
          <w:lang w:val="en-US"/>
        </w:rPr>
      </w:pPr>
      <w:r>
        <w:rPr>
          <w:lang w:val="en-US"/>
        </w:rPr>
        <w:t>The ClinicalStatement.context attribute aligns with the SNOMED CT Concept Model attribute:</w:t>
      </w:r>
    </w:p>
    <w:p w14:paraId="241415B8" w14:textId="77777777" w:rsidR="00AA1D35" w:rsidRDefault="00AA1D35" w:rsidP="00AA1D35">
      <w:pPr>
        <w:pStyle w:val="ListParagraph"/>
        <w:numPr>
          <w:ilvl w:val="1"/>
          <w:numId w:val="40"/>
        </w:numPr>
        <w:contextualSpacing/>
        <w:rPr>
          <w:lang w:val="en-US"/>
        </w:rPr>
      </w:pPr>
      <w:r w:rsidRPr="00BE31B4">
        <w:rPr>
          <w:lang w:val="en-US"/>
        </w:rPr>
        <w:t>408729009 | Finding context (attribute) |</w:t>
      </w:r>
      <w:r>
        <w:rPr>
          <w:lang w:val="en-US"/>
        </w:rPr>
        <w:t xml:space="preserve"> if the ClinicalStatement.topic is a StatementTopic of type Finding. The range of this attribute is a StatementContext of type FindingContext.</w:t>
      </w:r>
    </w:p>
    <w:p w14:paraId="3191E719" w14:textId="77777777" w:rsidR="00AA1D35" w:rsidRDefault="00AA1D35" w:rsidP="00AA1D35">
      <w:pPr>
        <w:pStyle w:val="ListParagraph"/>
        <w:numPr>
          <w:ilvl w:val="1"/>
          <w:numId w:val="40"/>
        </w:numPr>
        <w:contextualSpacing/>
        <w:rPr>
          <w:lang w:val="en-US"/>
        </w:rPr>
      </w:pPr>
      <w:r w:rsidRPr="00BE31B4">
        <w:rPr>
          <w:lang w:val="en-US"/>
        </w:rPr>
        <w:t>408730004 | Procedure context (attribute) |</w:t>
      </w:r>
      <w:r>
        <w:rPr>
          <w:lang w:val="en-US"/>
        </w:rPr>
        <w:t xml:space="preserve"> if the ClinicalStatement.topic is of StatementTopic of type Act. The range of this attribute is a StatementContext of type Action Context.</w:t>
      </w:r>
    </w:p>
    <w:p w14:paraId="455B66D9" w14:textId="77777777" w:rsidR="00AA1D35" w:rsidRDefault="00AA1D35" w:rsidP="00AA1D35">
      <w:pPr>
        <w:pStyle w:val="ListParagraph"/>
        <w:numPr>
          <w:ilvl w:val="0"/>
          <w:numId w:val="40"/>
        </w:numPr>
        <w:contextualSpacing/>
        <w:rPr>
          <w:lang w:val="en-US"/>
        </w:rPr>
      </w:pPr>
      <w:r>
        <w:rPr>
          <w:lang w:val="en-US"/>
        </w:rPr>
        <w:t>The StatementContext.context attribute also aligns with the SNOMED CT Concept Model attribute:</w:t>
      </w:r>
    </w:p>
    <w:p w14:paraId="5E857895" w14:textId="77777777" w:rsidR="00AA1D35" w:rsidRDefault="00AA1D35" w:rsidP="00AA1D35">
      <w:pPr>
        <w:pStyle w:val="ListParagraph"/>
        <w:numPr>
          <w:ilvl w:val="1"/>
          <w:numId w:val="40"/>
        </w:numPr>
        <w:contextualSpacing/>
        <w:rPr>
          <w:lang w:val="en-US"/>
        </w:rPr>
      </w:pPr>
      <w:r w:rsidRPr="00BE31B4">
        <w:rPr>
          <w:lang w:val="en-US"/>
        </w:rPr>
        <w:t>408729009 | Finding context (attribute) |</w:t>
      </w:r>
      <w:r>
        <w:rPr>
          <w:lang w:val="en-US"/>
        </w:rPr>
        <w:t xml:space="preserve"> if the StatementContext is of type FindingContext. Its range must be consistent with the range specified in the SNOMED Technical Implementation Guide.</w:t>
      </w:r>
    </w:p>
    <w:p w14:paraId="416FDF98" w14:textId="77777777" w:rsidR="00AA1D35" w:rsidRPr="00214A23" w:rsidRDefault="00AA1D35" w:rsidP="00AA1D35">
      <w:pPr>
        <w:pStyle w:val="ListParagraph"/>
        <w:numPr>
          <w:ilvl w:val="1"/>
          <w:numId w:val="40"/>
        </w:numPr>
        <w:contextualSpacing/>
        <w:rPr>
          <w:lang w:val="en-US"/>
        </w:rPr>
      </w:pPr>
      <w:r w:rsidRPr="00BE31B4">
        <w:rPr>
          <w:lang w:val="en-US"/>
        </w:rPr>
        <w:t>408730004 | Procedure context (attribute) |</w:t>
      </w:r>
      <w:r>
        <w:rPr>
          <w:lang w:val="en-US"/>
        </w:rPr>
        <w:t xml:space="preserve"> if the StatementContext is of type ActionContext. Its range must be consistent with the range specified in the SNOMED Technical Implementation Guide.</w:t>
      </w:r>
    </w:p>
    <w:p w14:paraId="7BE1A088" w14:textId="77777777" w:rsidR="00AA1D35" w:rsidRDefault="00AA1D35" w:rsidP="00AA1D35">
      <w:pPr>
        <w:pStyle w:val="ListParagraph"/>
        <w:numPr>
          <w:ilvl w:val="0"/>
          <w:numId w:val="40"/>
        </w:numPr>
        <w:contextualSpacing/>
        <w:rPr>
          <w:lang w:val="en-US"/>
        </w:rPr>
      </w:pPr>
      <w:r>
        <w:rPr>
          <w:lang w:val="en-US"/>
        </w:rPr>
        <w:t xml:space="preserve">The StatementContext.relationshipToSubject aligns with the SNOMED CT Concept Model attribute </w:t>
      </w:r>
      <w:r w:rsidRPr="00853281">
        <w:rPr>
          <w:lang w:val="en-US"/>
        </w:rPr>
        <w:t>408732007 | Subject relationship context (attribute) |</w:t>
      </w:r>
      <w:r>
        <w:rPr>
          <w:lang w:val="en-US"/>
        </w:rPr>
        <w:t>. Its range must be consistent with the range specified in the SNOMED Technical Implementation Guide.</w:t>
      </w:r>
    </w:p>
    <w:p w14:paraId="19D88B34" w14:textId="77777777" w:rsidR="00AA1D35" w:rsidRDefault="00AA1D35" w:rsidP="00AA1D35">
      <w:pPr>
        <w:pStyle w:val="ListParagraph"/>
        <w:numPr>
          <w:ilvl w:val="0"/>
          <w:numId w:val="40"/>
        </w:numPr>
        <w:contextualSpacing/>
        <w:rPr>
          <w:lang w:val="en-US"/>
        </w:rPr>
      </w:pPr>
      <w:r>
        <w:rPr>
          <w:lang w:val="en-US"/>
        </w:rPr>
        <w:t xml:space="preserve">The StatementContext.temporalContext aligns with the SNOMED CT Concept Model attribute </w:t>
      </w:r>
      <w:r w:rsidRPr="0087105E">
        <w:rPr>
          <w:lang w:val="en-US"/>
        </w:rPr>
        <w:t>408731000 | Temporal context (attribute) |</w:t>
      </w:r>
      <w:r>
        <w:rPr>
          <w:lang w:val="en-US"/>
        </w:rPr>
        <w:t>.</w:t>
      </w:r>
      <w:r w:rsidRPr="00E722B8">
        <w:rPr>
          <w:lang w:val="en-US"/>
        </w:rPr>
        <w:t xml:space="preserve"> </w:t>
      </w:r>
      <w:r>
        <w:rPr>
          <w:lang w:val="en-US"/>
        </w:rPr>
        <w:t>Its range must be consistent with the range specified in the SNOMED Technical Implementation Guide.</w:t>
      </w:r>
    </w:p>
    <w:p w14:paraId="2360FEDE" w14:textId="77777777" w:rsidR="00AA1D35" w:rsidRPr="00AB496E" w:rsidRDefault="00AA1D35" w:rsidP="00AA1D35">
      <w:pPr>
        <w:pStyle w:val="ListParagraph"/>
        <w:numPr>
          <w:ilvl w:val="0"/>
          <w:numId w:val="40"/>
        </w:numPr>
        <w:contextualSpacing/>
        <w:rPr>
          <w:lang w:val="en-US"/>
        </w:rPr>
      </w:pPr>
      <w:r>
        <w:rPr>
          <w:lang w:val="en-US"/>
        </w:rPr>
        <w:t xml:space="preserve">The StatementContext.subjectOfInformation attribute is a PARTICIPATION whose type is constrained according to the range specified for the SNOMED CT concept model attribute </w:t>
      </w:r>
      <w:r w:rsidRPr="00853281">
        <w:rPr>
          <w:lang w:val="en-US"/>
        </w:rPr>
        <w:t>408732007 | Subject relationship context (attribute) |</w:t>
      </w:r>
      <w:r>
        <w:rPr>
          <w:lang w:val="en-US"/>
        </w:rPr>
        <w:t>.</w:t>
      </w:r>
    </w:p>
    <w:p w14:paraId="5B1E4E3C" w14:textId="77777777" w:rsidR="00AA1D35" w:rsidRDefault="00AA1D35" w:rsidP="00AA1D35">
      <w:pPr>
        <w:rPr>
          <w:lang w:val="en-US"/>
        </w:rPr>
      </w:pPr>
    </w:p>
    <w:p w14:paraId="4B73E27E" w14:textId="5B159D41" w:rsidR="00AA1D35" w:rsidRPr="00F262EA" w:rsidRDefault="00AA1D35" w:rsidP="00F262EA">
      <w:pPr>
        <w:pStyle w:val="Heading3"/>
      </w:pPr>
      <w:bookmarkStart w:id="281" w:name="_Toc341554266"/>
      <w:r>
        <w:t>The CIMI Attribution/Provenance patterns</w:t>
      </w:r>
      <w:bookmarkEnd w:id="281"/>
    </w:p>
    <w:p w14:paraId="1418C729" w14:textId="673EA59F" w:rsidR="00AA1D35" w:rsidRDefault="00AA1D35" w:rsidP="00AA1D35">
      <w:pPr>
        <w:rPr>
          <w:lang w:val="en-US"/>
        </w:rPr>
      </w:pPr>
      <w:r>
        <w:rPr>
          <w:lang w:val="en-US"/>
        </w:rPr>
        <w:t>In the CIMI model, provenance information is represented by</w:t>
      </w:r>
      <w:r w:rsidRPr="00E810BF">
        <w:rPr>
          <w:lang w:val="en-US"/>
        </w:rPr>
        <w:t xml:space="preserve"> the Attribution class. The Attribution class </w:t>
      </w:r>
      <w:r>
        <w:rPr>
          <w:lang w:val="en-US"/>
        </w:rPr>
        <w:t>provides</w:t>
      </w:r>
      <w:r w:rsidRPr="00E810BF">
        <w:rPr>
          <w:lang w:val="en-US"/>
        </w:rPr>
        <w:t xml:space="preserve"> a pattern for the capture of provenance information</w:t>
      </w:r>
      <w:r>
        <w:rPr>
          <w:lang w:val="en-US"/>
        </w:rPr>
        <w:t xml:space="preserve"> such as the </w:t>
      </w:r>
      <w:r w:rsidRPr="00E810BF">
        <w:rPr>
          <w:i/>
          <w:lang w:val="en-US"/>
        </w:rPr>
        <w:t>what, who, when, where, why</w:t>
      </w:r>
      <w:r>
        <w:rPr>
          <w:lang w:val="en-US"/>
        </w:rPr>
        <w:t xml:space="preserve">, and </w:t>
      </w:r>
      <w:r w:rsidRPr="00E810BF">
        <w:rPr>
          <w:i/>
          <w:lang w:val="en-US"/>
        </w:rPr>
        <w:t>how</w:t>
      </w:r>
      <w:r>
        <w:rPr>
          <w:lang w:val="en-US"/>
        </w:rPr>
        <w:t xml:space="preserve"> associated with a particular activity – e.g., provenance attributes about the verification of a clinical statement.</w:t>
      </w:r>
    </w:p>
    <w:p w14:paraId="494E7A94" w14:textId="6964AAE3" w:rsidR="00AA1D35" w:rsidRDefault="00AA1D35" w:rsidP="00AA1D35">
      <w:pPr>
        <w:rPr>
          <w:lang w:val="en-US"/>
        </w:rPr>
      </w:pPr>
      <w:r>
        <w:rPr>
          <w:lang w:val="en-US"/>
        </w:rPr>
        <w:t>CIMI proposes two attribution patterns:</w:t>
      </w:r>
    </w:p>
    <w:p w14:paraId="62C1607F" w14:textId="77777777" w:rsidR="00AA1D35" w:rsidRDefault="00AA1D35" w:rsidP="00AA1D35">
      <w:pPr>
        <w:pStyle w:val="ListParagraph"/>
        <w:numPr>
          <w:ilvl w:val="0"/>
          <w:numId w:val="37"/>
        </w:numPr>
        <w:contextualSpacing/>
        <w:rPr>
          <w:lang w:val="en-US"/>
        </w:rPr>
      </w:pPr>
      <w:r w:rsidRPr="00AA3247">
        <w:rPr>
          <w:i/>
          <w:lang w:val="en-US"/>
        </w:rPr>
        <w:t>Attribution information as a part of the clinical statement</w:t>
      </w:r>
      <w:r>
        <w:rPr>
          <w:lang w:val="en-US"/>
        </w:rPr>
        <w:t xml:space="preserve"> – In this pattern, the ClinicalStatement pattern contains a number of attributes of type </w:t>
      </w:r>
      <w:r w:rsidRPr="00FD4A31">
        <w:rPr>
          <w:i/>
          <w:lang w:val="en-US"/>
        </w:rPr>
        <w:t>Attribution</w:t>
      </w:r>
      <w:r>
        <w:rPr>
          <w:lang w:val="en-US"/>
        </w:rPr>
        <w:t xml:space="preserve"> (e.g., ClinicalStatement.authored and ClinicalStatement.verified). This pattern provides a consistent way to capture attribution information that extends beyond simply the agent of an activity (e.g., the author). When attribution is part of the ClinicalStatement model, any change to the attribution for an activity will result in a version change.</w:t>
      </w:r>
    </w:p>
    <w:p w14:paraId="2F9FD515" w14:textId="77777777" w:rsidR="00AA1D35" w:rsidRDefault="00AA1D35" w:rsidP="00BD6FEF">
      <w:pPr>
        <w:pStyle w:val="ListParagraph"/>
        <w:numPr>
          <w:ilvl w:val="0"/>
          <w:numId w:val="37"/>
        </w:numPr>
        <w:spacing w:after="120"/>
        <w:contextualSpacing/>
        <w:rPr>
          <w:lang w:val="en-US"/>
        </w:rPr>
      </w:pPr>
      <w:r>
        <w:rPr>
          <w:i/>
          <w:lang w:val="en-US"/>
        </w:rPr>
        <w:t>Attribution information that is external to the clinical statement</w:t>
      </w:r>
      <w:r>
        <w:rPr>
          <w:lang w:val="en-US"/>
        </w:rPr>
        <w:t xml:space="preserve"> - CIMI also allows the capture of provenance information that is external to the clinical statement through the </w:t>
      </w:r>
      <w:r w:rsidRPr="00FD4A31">
        <w:rPr>
          <w:i/>
          <w:lang w:val="en-US"/>
        </w:rPr>
        <w:t>Provenance</w:t>
      </w:r>
      <w:r>
        <w:rPr>
          <w:lang w:val="en-US"/>
        </w:rPr>
        <w:t xml:space="preserve"> class. The provenance class includes the Attribution class and pointers to one or more clinical statements (the </w:t>
      </w:r>
      <w:r>
        <w:rPr>
          <w:i/>
          <w:lang w:val="en-US"/>
        </w:rPr>
        <w:t>Provenance.target</w:t>
      </w:r>
      <w:r>
        <w:rPr>
          <w:lang w:val="en-US"/>
        </w:rPr>
        <w:t xml:space="preserve"> attribute). This pattern allows the attachment of provenance information to a clinical statement without impacting its version.</w:t>
      </w:r>
    </w:p>
    <w:p w14:paraId="51DC904F" w14:textId="77777777" w:rsidR="00BD6FEF" w:rsidRDefault="00BD6FEF" w:rsidP="00BD6FEF">
      <w:pPr>
        <w:keepNext/>
        <w:contextualSpacing/>
      </w:pPr>
      <w:r>
        <w:rPr>
          <w:noProof/>
          <w:lang w:val="en-US" w:eastAsia="en-US"/>
        </w:rPr>
        <w:drawing>
          <wp:inline distT="0" distB="0" distL="0" distR="0" wp14:anchorId="1AB32B88" wp14:editId="17282C3F">
            <wp:extent cx="3694547" cy="434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nance.jpg"/>
                    <pic:cNvPicPr/>
                  </pic:nvPicPr>
                  <pic:blipFill>
                    <a:blip r:embed="rId21">
                      <a:extLst>
                        <a:ext uri="{28A0092B-C50C-407E-A947-70E740481C1C}">
                          <a14:useLocalDpi xmlns:a14="http://schemas.microsoft.com/office/drawing/2010/main" val="0"/>
                        </a:ext>
                      </a:extLst>
                    </a:blip>
                    <a:stretch>
                      <a:fillRect/>
                    </a:stretch>
                  </pic:blipFill>
                  <pic:spPr>
                    <a:xfrm>
                      <a:off x="0" y="0"/>
                      <a:ext cx="3698949" cy="4348575"/>
                    </a:xfrm>
                    <a:prstGeom prst="rect">
                      <a:avLst/>
                    </a:prstGeom>
                  </pic:spPr>
                </pic:pic>
              </a:graphicData>
            </a:graphic>
          </wp:inline>
        </w:drawing>
      </w:r>
    </w:p>
    <w:p w14:paraId="55FCB668" w14:textId="48B66632" w:rsidR="00F262EA" w:rsidRPr="00F262EA" w:rsidRDefault="00BD6FEF" w:rsidP="00BD6FEF">
      <w:pPr>
        <w:pStyle w:val="Caption"/>
        <w:jc w:val="center"/>
        <w:rPr>
          <w:lang w:val="en-US"/>
        </w:rPr>
      </w:pPr>
      <w:r>
        <w:t xml:space="preserve">Figure </w:t>
      </w:r>
      <w:r>
        <w:fldChar w:fldCharType="begin"/>
      </w:r>
      <w:r>
        <w:instrText xml:space="preserve"> SEQ Figure \* ARABIC </w:instrText>
      </w:r>
      <w:r>
        <w:fldChar w:fldCharType="separate"/>
      </w:r>
      <w:r w:rsidR="00962CE5">
        <w:rPr>
          <w:noProof/>
        </w:rPr>
        <w:t>12</w:t>
      </w:r>
      <w:r>
        <w:fldChar w:fldCharType="end"/>
      </w:r>
      <w:r>
        <w:t xml:space="preserve"> - Provenance Patterns</w:t>
      </w:r>
    </w:p>
    <w:p w14:paraId="21BE6484" w14:textId="77777777" w:rsidR="00AA1D35" w:rsidRPr="00E810BF" w:rsidRDefault="00AA1D35" w:rsidP="00AA1D35">
      <w:pPr>
        <w:rPr>
          <w:lang w:val="en-US"/>
        </w:rPr>
      </w:pPr>
    </w:p>
    <w:p w14:paraId="2022E649" w14:textId="77777777" w:rsidR="00AA1D35" w:rsidRDefault="00AA1D35" w:rsidP="00D70EB9">
      <w:pPr>
        <w:pStyle w:val="Heading3"/>
      </w:pPr>
      <w:bookmarkStart w:id="282" w:name="_Toc341554267"/>
      <w:r>
        <w:t>The CIMI Assertion and EvaluationResult Pattern</w:t>
      </w:r>
      <w:bookmarkEnd w:id="282"/>
    </w:p>
    <w:p w14:paraId="265473BA" w14:textId="34B5B4AF" w:rsidR="00A3501D" w:rsidRDefault="00A3501D" w:rsidP="00A3501D">
      <w:r>
        <w:t>At this time, CIMI defines two specialization of the Finding Statement T</w:t>
      </w:r>
      <w:r w:rsidR="00D07965">
        <w:t>opic: Assertion and EvaluationR</w:t>
      </w:r>
      <w:r>
        <w:t>esult.</w:t>
      </w:r>
      <w:r w:rsidR="00EE091F">
        <w:t xml:space="preserve"> </w:t>
      </w:r>
    </w:p>
    <w:p w14:paraId="5DB4AC41" w14:textId="6DC14DA3" w:rsidR="00D445E8" w:rsidRDefault="00B9372F" w:rsidP="00A3501D">
      <w:r>
        <w:t>The assertion model is used to capture information about a clinical finding</w:t>
      </w:r>
      <w:r w:rsidR="00D07965">
        <w:t xml:space="preserve"> whereas the evaluation result model is used to capture information about an observable.</w:t>
      </w:r>
      <w:r w:rsidR="00480FF3">
        <w:t xml:space="preserve"> An evaluation result consists of an observed characteristic (sometimes referred to as ‘the question’) and a value for the observed characteristic (sometimes referred to as ‘the answer’). </w:t>
      </w:r>
      <w:r w:rsidR="00D445E8">
        <w:t xml:space="preserve">At this time, no specializations for Assertion </w:t>
      </w:r>
      <w:r w:rsidR="00570726">
        <w:t>have been</w:t>
      </w:r>
      <w:r w:rsidR="00D445E8">
        <w:t xml:space="preserve"> provided but we anticipate that this model will be specialized in future. </w:t>
      </w:r>
      <w:r w:rsidR="000D7319">
        <w:t>Two specializations of Evaluation Result are provided in the reference model: LaboratoryTestResult and PhysicalEvaluationResult. From these, a number of core archetypes are provided such as QuantitativeLaboratoryTestResult and CodedLaboratoryTestResult.</w:t>
      </w:r>
      <w:r w:rsidR="003E5CAD">
        <w:t xml:space="preserve"> These archetypes constraint the result attribute of EvaluationResult to a QUANTITY and a CODED_TEXT respectively. Please refer to the archetypes for more examples of such constraints.</w:t>
      </w:r>
    </w:p>
    <w:p w14:paraId="5092DBE8" w14:textId="6511F45B" w:rsidR="00B9372F" w:rsidRDefault="00480FF3" w:rsidP="00A3501D">
      <w:r>
        <w:t xml:space="preserve">For more information on the proper usage of these classes, please refer to the Style Guide </w:t>
      </w:r>
      <w:r w:rsidR="009259AF">
        <w:t xml:space="preserve">section </w:t>
      </w:r>
      <w:r>
        <w:t>below.</w:t>
      </w:r>
    </w:p>
    <w:p w14:paraId="0FCA0F3D" w14:textId="55B743D1" w:rsidR="00957047" w:rsidRPr="00A3501D" w:rsidRDefault="00957047" w:rsidP="00A3501D">
      <w:r>
        <w:t>Both models are shown below.</w:t>
      </w:r>
    </w:p>
    <w:p w14:paraId="359753BA" w14:textId="77777777" w:rsidR="00BD6FEF" w:rsidRDefault="00BD6FEF" w:rsidP="00BD6FEF">
      <w:pPr>
        <w:keepNext/>
      </w:pPr>
      <w:r>
        <w:rPr>
          <w:noProof/>
          <w:lang w:val="en-US" w:eastAsia="en-US"/>
        </w:rPr>
        <w:drawing>
          <wp:inline distT="0" distB="0" distL="0" distR="0" wp14:anchorId="39BD78A0" wp14:editId="34C95A82">
            <wp:extent cx="4912006" cy="3873977"/>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 - Assertion.jpg"/>
                    <pic:cNvPicPr/>
                  </pic:nvPicPr>
                  <pic:blipFill>
                    <a:blip r:embed="rId22">
                      <a:extLst>
                        <a:ext uri="{28A0092B-C50C-407E-A947-70E740481C1C}">
                          <a14:useLocalDpi xmlns:a14="http://schemas.microsoft.com/office/drawing/2010/main" val="0"/>
                        </a:ext>
                      </a:extLst>
                    </a:blip>
                    <a:stretch>
                      <a:fillRect/>
                    </a:stretch>
                  </pic:blipFill>
                  <pic:spPr>
                    <a:xfrm>
                      <a:off x="0" y="0"/>
                      <a:ext cx="4925033" cy="3884251"/>
                    </a:xfrm>
                    <a:prstGeom prst="rect">
                      <a:avLst/>
                    </a:prstGeom>
                  </pic:spPr>
                </pic:pic>
              </a:graphicData>
            </a:graphic>
          </wp:inline>
        </w:drawing>
      </w:r>
    </w:p>
    <w:p w14:paraId="0973C79D" w14:textId="3F33680B" w:rsidR="00BD6FEF" w:rsidRPr="00C172C7" w:rsidRDefault="00BD6FEF" w:rsidP="00BD6FEF">
      <w:pPr>
        <w:pStyle w:val="Caption"/>
        <w:jc w:val="center"/>
      </w:pPr>
      <w:r>
        <w:t xml:space="preserve">Figure </w:t>
      </w:r>
      <w:r>
        <w:fldChar w:fldCharType="begin"/>
      </w:r>
      <w:r>
        <w:instrText xml:space="preserve"> SEQ Figure \* ARABIC </w:instrText>
      </w:r>
      <w:r>
        <w:fldChar w:fldCharType="separate"/>
      </w:r>
      <w:r w:rsidR="00962CE5">
        <w:rPr>
          <w:noProof/>
        </w:rPr>
        <w:t>13</w:t>
      </w:r>
      <w:r>
        <w:fldChar w:fldCharType="end"/>
      </w:r>
      <w:r>
        <w:t xml:space="preserve"> </w:t>
      </w:r>
      <w:r w:rsidR="00E61525">
        <w:t>–</w:t>
      </w:r>
      <w:r>
        <w:t xml:space="preserve"> </w:t>
      </w:r>
      <w:r w:rsidR="00E61525">
        <w:t xml:space="preserve">The </w:t>
      </w:r>
      <w:r>
        <w:t xml:space="preserve">Assertion </w:t>
      </w:r>
      <w:r w:rsidR="00957047">
        <w:t xml:space="preserve">Statement </w:t>
      </w:r>
      <w:r>
        <w:t>Topic</w:t>
      </w:r>
    </w:p>
    <w:p w14:paraId="7EE24C48" w14:textId="77777777" w:rsidR="00BD6FEF" w:rsidRDefault="00BD6FEF" w:rsidP="00BD6FEF">
      <w:pPr>
        <w:keepNext/>
      </w:pPr>
      <w:r>
        <w:rPr>
          <w:noProof/>
          <w:lang w:val="en-US" w:eastAsia="en-US"/>
        </w:rPr>
        <w:drawing>
          <wp:inline distT="0" distB="0" distL="0" distR="0" wp14:anchorId="5D31CF73" wp14:editId="5AF04757">
            <wp:extent cx="4912006" cy="4144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 - Evaluation.jpg"/>
                    <pic:cNvPicPr/>
                  </pic:nvPicPr>
                  <pic:blipFill>
                    <a:blip r:embed="rId23">
                      <a:extLst>
                        <a:ext uri="{28A0092B-C50C-407E-A947-70E740481C1C}">
                          <a14:useLocalDpi xmlns:a14="http://schemas.microsoft.com/office/drawing/2010/main" val="0"/>
                        </a:ext>
                      </a:extLst>
                    </a:blip>
                    <a:stretch>
                      <a:fillRect/>
                    </a:stretch>
                  </pic:blipFill>
                  <pic:spPr>
                    <a:xfrm>
                      <a:off x="0" y="0"/>
                      <a:ext cx="4923336" cy="4153696"/>
                    </a:xfrm>
                    <a:prstGeom prst="rect">
                      <a:avLst/>
                    </a:prstGeom>
                  </pic:spPr>
                </pic:pic>
              </a:graphicData>
            </a:graphic>
          </wp:inline>
        </w:drawing>
      </w:r>
    </w:p>
    <w:p w14:paraId="367EC6BE" w14:textId="1C9023C9" w:rsidR="00AA1D35" w:rsidRPr="00CA34ED" w:rsidRDefault="00BD6FEF" w:rsidP="00BB17AA">
      <w:pPr>
        <w:pStyle w:val="Caption"/>
        <w:jc w:val="center"/>
      </w:pPr>
      <w:r>
        <w:t xml:space="preserve">Figure </w:t>
      </w:r>
      <w:r>
        <w:fldChar w:fldCharType="begin"/>
      </w:r>
      <w:r>
        <w:instrText xml:space="preserve"> SEQ Figure \* ARABIC </w:instrText>
      </w:r>
      <w:r>
        <w:fldChar w:fldCharType="separate"/>
      </w:r>
      <w:r w:rsidR="00962CE5">
        <w:rPr>
          <w:noProof/>
        </w:rPr>
        <w:t>14</w:t>
      </w:r>
      <w:r>
        <w:fldChar w:fldCharType="end"/>
      </w:r>
      <w:r>
        <w:t xml:space="preserve"> </w:t>
      </w:r>
      <w:r w:rsidR="001220C5">
        <w:t>–</w:t>
      </w:r>
      <w:r>
        <w:t xml:space="preserve"> </w:t>
      </w:r>
      <w:r w:rsidR="001220C5">
        <w:t xml:space="preserve">The </w:t>
      </w:r>
      <w:r>
        <w:t xml:space="preserve">EvaluationResult </w:t>
      </w:r>
      <w:r w:rsidR="001220C5">
        <w:t xml:space="preserve">Statement </w:t>
      </w:r>
      <w:r>
        <w:t>Topics</w:t>
      </w:r>
    </w:p>
    <w:p w14:paraId="389B40CA" w14:textId="77777777" w:rsidR="00AA1D35" w:rsidRDefault="00AA1D35" w:rsidP="00D70EB9">
      <w:pPr>
        <w:pStyle w:val="Heading3"/>
      </w:pPr>
      <w:bookmarkStart w:id="283" w:name="_Toc341554268"/>
      <w:r>
        <w:t>The CIMI Procedure pattern</w:t>
      </w:r>
      <w:bookmarkEnd w:id="283"/>
    </w:p>
    <w:p w14:paraId="60B984B3" w14:textId="723446C5" w:rsidR="00BB17AA" w:rsidRPr="00BB17AA" w:rsidRDefault="00BB17AA" w:rsidP="00BB17AA">
      <w:r>
        <w:t>As part of this submission, we also include an example of</w:t>
      </w:r>
      <w:r w:rsidR="002A21D0">
        <w:t xml:space="preserve"> </w:t>
      </w:r>
      <w:r w:rsidR="00634F0A">
        <w:t>the Act statement topic</w:t>
      </w:r>
      <w:r w:rsidR="002A21D0">
        <w:t>, namely Procedure and its spe</w:t>
      </w:r>
      <w:r w:rsidR="00E75E93">
        <w:t>cialization LaboratoryProcedure.</w:t>
      </w:r>
      <w:r w:rsidR="00F21697">
        <w:t xml:space="preserve"> Note that both models are incomplete at this time but serve as important examples for clinical statements and the expression of ‘negation’ patterns in CIMI (e.g., ProcedureNotPerformed is composed of the Procedure statement topic and the NonPerformance statement context).</w:t>
      </w:r>
    </w:p>
    <w:p w14:paraId="134F2ECA" w14:textId="77777777" w:rsidR="00BD6FEF" w:rsidRDefault="00BD6FEF" w:rsidP="00BD6FEF">
      <w:pPr>
        <w:keepNext/>
      </w:pPr>
      <w:r>
        <w:rPr>
          <w:noProof/>
          <w:lang w:val="en-US" w:eastAsia="en-US"/>
        </w:rPr>
        <w:drawing>
          <wp:inline distT="0" distB="0" distL="0" distR="0" wp14:anchorId="4DC8DC6B" wp14:editId="2DBCC5DF">
            <wp:extent cx="5026306" cy="417515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 - Act.jpg"/>
                    <pic:cNvPicPr/>
                  </pic:nvPicPr>
                  <pic:blipFill>
                    <a:blip r:embed="rId24">
                      <a:extLst>
                        <a:ext uri="{28A0092B-C50C-407E-A947-70E740481C1C}">
                          <a14:useLocalDpi xmlns:a14="http://schemas.microsoft.com/office/drawing/2010/main" val="0"/>
                        </a:ext>
                      </a:extLst>
                    </a:blip>
                    <a:stretch>
                      <a:fillRect/>
                    </a:stretch>
                  </pic:blipFill>
                  <pic:spPr>
                    <a:xfrm>
                      <a:off x="0" y="0"/>
                      <a:ext cx="5039008" cy="4185702"/>
                    </a:xfrm>
                    <a:prstGeom prst="rect">
                      <a:avLst/>
                    </a:prstGeom>
                  </pic:spPr>
                </pic:pic>
              </a:graphicData>
            </a:graphic>
          </wp:inline>
        </w:drawing>
      </w:r>
    </w:p>
    <w:p w14:paraId="37115016" w14:textId="4EFCA674" w:rsidR="00AA1D35" w:rsidRDefault="00BD6FEF" w:rsidP="000F6123">
      <w:pPr>
        <w:pStyle w:val="Caption"/>
        <w:jc w:val="center"/>
      </w:pPr>
      <w:r>
        <w:t xml:space="preserve">Figure </w:t>
      </w:r>
      <w:r>
        <w:fldChar w:fldCharType="begin"/>
      </w:r>
      <w:r>
        <w:instrText xml:space="preserve"> SEQ Figure \* ARABIC </w:instrText>
      </w:r>
      <w:r>
        <w:fldChar w:fldCharType="separate"/>
      </w:r>
      <w:r w:rsidR="00962CE5">
        <w:rPr>
          <w:noProof/>
        </w:rPr>
        <w:t>15</w:t>
      </w:r>
      <w:r>
        <w:fldChar w:fldCharType="end"/>
      </w:r>
      <w:r>
        <w:t xml:space="preserve"> - Action Topics</w:t>
      </w:r>
    </w:p>
    <w:p w14:paraId="185BC4F2" w14:textId="77777777" w:rsidR="000D6815" w:rsidRDefault="000D6815" w:rsidP="000D6815">
      <w:pPr>
        <w:pStyle w:val="Heading3"/>
      </w:pPr>
      <w:bookmarkStart w:id="284" w:name="_Toc341554269"/>
      <w:r>
        <w:t>CIMI Data Structures</w:t>
      </w:r>
      <w:bookmarkEnd w:id="284"/>
    </w:p>
    <w:p w14:paraId="0F13EC3D" w14:textId="65191CA1" w:rsidR="00D60021" w:rsidRPr="00DA16D9" w:rsidRDefault="00DA16D9" w:rsidP="00DA16D9">
      <w:r>
        <w:t xml:space="preserve">CIMI Data Structures </w:t>
      </w:r>
      <w:r w:rsidR="008013FD">
        <w:t>are</w:t>
      </w:r>
      <w:r>
        <w:t xml:space="preserve"> reusable </w:t>
      </w:r>
      <w:r w:rsidR="0037469B">
        <w:t>components</w:t>
      </w:r>
      <w:r>
        <w:t xml:space="preserve"> </w:t>
      </w:r>
      <w:r w:rsidR="008013FD">
        <w:t>that are derived from</w:t>
      </w:r>
      <w:r>
        <w:t xml:space="preserve"> the CLUSTER supertype.</w:t>
      </w:r>
      <w:r w:rsidR="00547633">
        <w:t xml:space="preserve"> They are used to define component structures necessary in the construction of CIMI patterns. Examples include structures such as Address, PartyName, </w:t>
      </w:r>
      <w:r w:rsidR="003836B4">
        <w:t>BirthData</w:t>
      </w:r>
      <w:r w:rsidR="00547633">
        <w:t>, and so on.</w:t>
      </w:r>
      <w:r w:rsidR="0037469B">
        <w:t xml:space="preserve"> For more information on these structures, please refer to the diagrams below and to the CIMI Logical Model Specification</w:t>
      </w:r>
      <w:r w:rsidR="00786F23">
        <w:t>.</w:t>
      </w:r>
    </w:p>
    <w:p w14:paraId="2A2A7624" w14:textId="77777777" w:rsidR="00962CE5" w:rsidRDefault="00F35356" w:rsidP="00962CE5">
      <w:pPr>
        <w:pStyle w:val="Heading3"/>
        <w:keepNext/>
      </w:pPr>
      <w:r>
        <w:rPr>
          <w:noProof/>
          <w:lang w:val="en-US" w:eastAsia="en-US"/>
        </w:rPr>
        <w:drawing>
          <wp:inline distT="0" distB="0" distL="0" distR="0" wp14:anchorId="1F993EB4" wp14:editId="01F5482A">
            <wp:extent cx="5026306" cy="6294021"/>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tructure - Material Entity.jpg"/>
                    <pic:cNvPicPr/>
                  </pic:nvPicPr>
                  <pic:blipFill>
                    <a:blip r:embed="rId25">
                      <a:extLst>
                        <a:ext uri="{28A0092B-C50C-407E-A947-70E740481C1C}">
                          <a14:useLocalDpi xmlns:a14="http://schemas.microsoft.com/office/drawing/2010/main" val="0"/>
                        </a:ext>
                      </a:extLst>
                    </a:blip>
                    <a:stretch>
                      <a:fillRect/>
                    </a:stretch>
                  </pic:blipFill>
                  <pic:spPr>
                    <a:xfrm>
                      <a:off x="0" y="0"/>
                      <a:ext cx="5036644" cy="6306967"/>
                    </a:xfrm>
                    <a:prstGeom prst="rect">
                      <a:avLst/>
                    </a:prstGeom>
                  </pic:spPr>
                </pic:pic>
              </a:graphicData>
            </a:graphic>
          </wp:inline>
        </w:drawing>
      </w:r>
    </w:p>
    <w:p w14:paraId="39DE2D07" w14:textId="0DEFDFCC" w:rsidR="00F35356" w:rsidRDefault="00962CE5" w:rsidP="00962CE5">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Material Entities</w:t>
      </w:r>
    </w:p>
    <w:p w14:paraId="3D88857F" w14:textId="77777777" w:rsidR="00962CE5" w:rsidRDefault="00F35356" w:rsidP="00962CE5">
      <w:pPr>
        <w:pStyle w:val="Heading3"/>
        <w:keepNext/>
      </w:pPr>
      <w:r>
        <w:rPr>
          <w:noProof/>
          <w:lang w:val="en-US" w:eastAsia="en-US"/>
        </w:rPr>
        <w:drawing>
          <wp:inline distT="0" distB="0" distL="0" distR="0" wp14:anchorId="00FF399E" wp14:editId="18E1634F">
            <wp:extent cx="5026306" cy="742702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tructure - Other.jpg"/>
                    <pic:cNvPicPr/>
                  </pic:nvPicPr>
                  <pic:blipFill>
                    <a:blip r:embed="rId26">
                      <a:extLst>
                        <a:ext uri="{28A0092B-C50C-407E-A947-70E740481C1C}">
                          <a14:useLocalDpi xmlns:a14="http://schemas.microsoft.com/office/drawing/2010/main" val="0"/>
                        </a:ext>
                      </a:extLst>
                    </a:blip>
                    <a:stretch>
                      <a:fillRect/>
                    </a:stretch>
                  </pic:blipFill>
                  <pic:spPr>
                    <a:xfrm>
                      <a:off x="0" y="0"/>
                      <a:ext cx="5036186" cy="7441627"/>
                    </a:xfrm>
                    <a:prstGeom prst="rect">
                      <a:avLst/>
                    </a:prstGeom>
                  </pic:spPr>
                </pic:pic>
              </a:graphicData>
            </a:graphic>
          </wp:inline>
        </w:drawing>
      </w:r>
    </w:p>
    <w:p w14:paraId="19AB9F13" w14:textId="23EF3DFF" w:rsidR="00F35356" w:rsidRDefault="00962CE5" w:rsidP="00962CE5">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 Other Data Structures</w:t>
      </w:r>
    </w:p>
    <w:p w14:paraId="1B806132" w14:textId="77777777" w:rsidR="00962CE5" w:rsidRDefault="005D0536" w:rsidP="00962CE5">
      <w:pPr>
        <w:pStyle w:val="Heading3"/>
        <w:keepNext/>
      </w:pPr>
      <w:r>
        <w:rPr>
          <w:noProof/>
          <w:lang w:val="en-US" w:eastAsia="en-US"/>
        </w:rPr>
        <w:drawing>
          <wp:inline distT="0" distB="0" distL="0" distR="0" wp14:anchorId="6DDD9E2F" wp14:editId="2A4507F7">
            <wp:extent cx="5026306" cy="5558199"/>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tructure - Address.jpg"/>
                    <pic:cNvPicPr/>
                  </pic:nvPicPr>
                  <pic:blipFill>
                    <a:blip r:embed="rId27">
                      <a:extLst>
                        <a:ext uri="{28A0092B-C50C-407E-A947-70E740481C1C}">
                          <a14:useLocalDpi xmlns:a14="http://schemas.microsoft.com/office/drawing/2010/main" val="0"/>
                        </a:ext>
                      </a:extLst>
                    </a:blip>
                    <a:stretch>
                      <a:fillRect/>
                    </a:stretch>
                  </pic:blipFill>
                  <pic:spPr>
                    <a:xfrm>
                      <a:off x="0" y="0"/>
                      <a:ext cx="5037183" cy="5570227"/>
                    </a:xfrm>
                    <a:prstGeom prst="rect">
                      <a:avLst/>
                    </a:prstGeom>
                  </pic:spPr>
                </pic:pic>
              </a:graphicData>
            </a:graphic>
          </wp:inline>
        </w:drawing>
      </w:r>
    </w:p>
    <w:p w14:paraId="2658B6BF" w14:textId="40C99533" w:rsidR="00F35356" w:rsidRDefault="00962CE5" w:rsidP="00962CE5">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 Address Structures</w:t>
      </w:r>
    </w:p>
    <w:p w14:paraId="1E5EB0F9" w14:textId="77777777" w:rsidR="00962CE5" w:rsidRDefault="00F35356" w:rsidP="00962CE5">
      <w:pPr>
        <w:pStyle w:val="Heading3"/>
        <w:keepNext/>
      </w:pPr>
      <w:r>
        <w:rPr>
          <w:noProof/>
          <w:lang w:val="en-US" w:eastAsia="en-US"/>
        </w:rPr>
        <w:drawing>
          <wp:inline distT="0" distB="0" distL="0" distR="0" wp14:anchorId="4ADBE05E" wp14:editId="55120656">
            <wp:extent cx="4998542" cy="3657158"/>
            <wp:effectExtent l="0" t="0" r="571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tructure - Party.jpg"/>
                    <pic:cNvPicPr/>
                  </pic:nvPicPr>
                  <pic:blipFill>
                    <a:blip r:embed="rId28">
                      <a:extLst>
                        <a:ext uri="{28A0092B-C50C-407E-A947-70E740481C1C}">
                          <a14:useLocalDpi xmlns:a14="http://schemas.microsoft.com/office/drawing/2010/main" val="0"/>
                        </a:ext>
                      </a:extLst>
                    </a:blip>
                    <a:stretch>
                      <a:fillRect/>
                    </a:stretch>
                  </pic:blipFill>
                  <pic:spPr>
                    <a:xfrm>
                      <a:off x="0" y="0"/>
                      <a:ext cx="4999723" cy="3658022"/>
                    </a:xfrm>
                    <a:prstGeom prst="rect">
                      <a:avLst/>
                    </a:prstGeom>
                  </pic:spPr>
                </pic:pic>
              </a:graphicData>
            </a:graphic>
          </wp:inline>
        </w:drawing>
      </w:r>
    </w:p>
    <w:p w14:paraId="31B80817" w14:textId="5D885410" w:rsidR="00962CE5" w:rsidRDefault="00962CE5" w:rsidP="00962CE5">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xml:space="preserve"> - Party and Related Structures</w:t>
      </w:r>
    </w:p>
    <w:p w14:paraId="40094EFD" w14:textId="06F92074" w:rsidR="006E63EC" w:rsidRDefault="004B1CDF" w:rsidP="000D6815">
      <w:pPr>
        <w:pStyle w:val="Heading3"/>
      </w:pPr>
      <w:r>
        <w:br w:type="page"/>
      </w:r>
    </w:p>
    <w:p w14:paraId="6B9AC55A" w14:textId="520DD329" w:rsidR="006E63EC" w:rsidRDefault="006E63EC" w:rsidP="00962CE5">
      <w:pPr>
        <w:pStyle w:val="Heading1"/>
      </w:pPr>
      <w:bookmarkStart w:id="285" w:name="_Toc341554270"/>
      <w:r>
        <w:t>An Introduction to CIMI archetypes</w:t>
      </w:r>
      <w:bookmarkEnd w:id="285"/>
    </w:p>
    <w:p w14:paraId="2B91F326" w14:textId="539E155C" w:rsidR="006E63EC" w:rsidRPr="006E63EC" w:rsidRDefault="006E63EC" w:rsidP="006E63EC">
      <w:r>
        <w:t>[</w:t>
      </w:r>
      <w:r w:rsidR="00962CE5">
        <w:t>Claude to provide shortly</w:t>
      </w:r>
      <w:r>
        <w:t>]</w:t>
      </w:r>
    </w:p>
    <w:p w14:paraId="5ED7FC41" w14:textId="1EF538F6" w:rsidR="006E63EC" w:rsidRDefault="006E63EC" w:rsidP="00114253">
      <w:pPr>
        <w:pStyle w:val="Heading1"/>
      </w:pPr>
      <w:bookmarkStart w:id="286" w:name="_Toc341554271"/>
      <w:commentRangeStart w:id="287"/>
      <w:r>
        <w:t>The CIMI Style Guide</w:t>
      </w:r>
      <w:commentRangeEnd w:id="287"/>
      <w:r w:rsidR="00830232">
        <w:rPr>
          <w:rStyle w:val="CommentReference"/>
          <w:rFonts w:ascii="Calibri" w:eastAsia="Calibri" w:hAnsi="Calibri" w:cs="Times New Roman"/>
          <w:b w:val="0"/>
          <w:bCs w:val="0"/>
          <w:color w:val="auto"/>
          <w:lang w:eastAsia="en-US"/>
        </w:rPr>
        <w:commentReference w:id="287"/>
      </w:r>
      <w:bookmarkEnd w:id="286"/>
    </w:p>
    <w:p w14:paraId="337772FF" w14:textId="4028231E" w:rsidR="004B1CDF" w:rsidRDefault="004B1CDF" w:rsidP="006E63EC">
      <w:pPr>
        <w:pStyle w:val="Heading2"/>
      </w:pPr>
      <w:bookmarkStart w:id="288" w:name="_Toc341554272"/>
      <w:r>
        <w:t>Modelling Layers</w:t>
      </w:r>
      <w:bookmarkEnd w:id="288"/>
    </w:p>
    <w:p w14:paraId="0883631A" w14:textId="77777777" w:rsidR="004B1CDF" w:rsidRDefault="004B1CDF" w:rsidP="004B1CDF">
      <w:pPr>
        <w:spacing w:before="120" w:line="240" w:lineRule="auto"/>
        <w:jc w:val="both"/>
      </w:pPr>
      <w:r>
        <w:t xml:space="preserve">In order to achieve an increased level of consistency between models, all CIMI clinical models will be based on one or more predefined ‘modelling patterns’. These modelling patterns are defined in Chapter 5. The first-layer of Clinical Models, developed based on these modelling patterns, will (wherever possible) be free of specific use-case context, specialty context, care-setting context and implementation-purpose context. </w:t>
      </w:r>
      <w:commentRangeStart w:id="289"/>
      <w:r>
        <w:t>These additional levels of context will be added separately, to enable a maximum level of reuse and consistency between these context-dependent models.</w:t>
      </w:r>
      <w:commentRangeEnd w:id="289"/>
      <w:r w:rsidR="0064340C">
        <w:rPr>
          <w:rStyle w:val="CommentReference"/>
          <w:rFonts w:cs="Times New Roman"/>
          <w:color w:val="auto"/>
          <w:lang w:eastAsia="en-US"/>
        </w:rPr>
        <w:commentReference w:id="289"/>
      </w:r>
    </w:p>
    <w:p w14:paraId="337D9458" w14:textId="77777777" w:rsidR="004B1CDF" w:rsidRDefault="004B1CDF" w:rsidP="004B1CDF">
      <w:pPr>
        <w:spacing w:after="0" w:line="240" w:lineRule="auto"/>
      </w:pPr>
      <w:commentRangeStart w:id="290"/>
      <w:r>
        <w:rPr>
          <w:noProof/>
          <w:lang w:val="en-US" w:eastAsia="en-US"/>
        </w:rPr>
        <mc:AlternateContent>
          <mc:Choice Requires="wpg">
            <w:drawing>
              <wp:inline distT="0" distB="0" distL="0" distR="0" wp14:anchorId="6E76F979" wp14:editId="654D9030">
                <wp:extent cx="5947410" cy="3840480"/>
                <wp:effectExtent l="19050" t="0" r="34290" b="4572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7410" cy="3840480"/>
                          <a:chOff x="228600" y="1189274"/>
                          <a:chExt cx="8610600" cy="5568925"/>
                        </a:xfrm>
                      </wpg:grpSpPr>
                      <wps:wsp>
                        <wps:cNvPr id="131" name="Rectangle 131"/>
                        <wps:cNvSpPr/>
                        <wps:spPr>
                          <a:xfrm>
                            <a:off x="228600" y="6271431"/>
                            <a:ext cx="8610600" cy="4867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38443"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Reference Model</w:t>
                              </w:r>
                            </w:p>
                          </w:txbxContent>
                        </wps:txbx>
                        <wps:bodyPr rtlCol="0" anchor="ctr"/>
                      </wps:wsp>
                      <wps:wsp>
                        <wps:cNvPr id="132" name="Rectangle 132"/>
                        <wps:cNvSpPr/>
                        <wps:spPr>
                          <a:xfrm>
                            <a:off x="228600" y="5357031"/>
                            <a:ext cx="2060030" cy="917030"/>
                          </a:xfrm>
                          <a:prstGeom prst="rect">
                            <a:avLst/>
                          </a:prstGeom>
                          <a:solidFill>
                            <a:srgbClr val="9966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4BBD98"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Modelling Patterns</w:t>
                              </w:r>
                            </w:p>
                          </w:txbxContent>
                        </wps:txbx>
                        <wps:bodyPr rtlCol="0" anchor="ctr"/>
                      </wps:wsp>
                      <wps:wsp>
                        <wps:cNvPr id="133" name="Rectangle 133"/>
                        <wps:cNvSpPr/>
                        <wps:spPr>
                          <a:xfrm>
                            <a:off x="2286000" y="5354401"/>
                            <a:ext cx="1602830" cy="91703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C242D8"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Schedule,</w:t>
                              </w:r>
                            </w:p>
                            <w:p w14:paraId="588B23FF"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Address,</w:t>
                              </w:r>
                            </w:p>
                            <w:p w14:paraId="6CF0CB1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Material</w:t>
                              </w:r>
                            </w:p>
                          </w:txbxContent>
                        </wps:txbx>
                        <wps:bodyPr rtlCol="0" anchor="ctr"/>
                      </wps:wsp>
                      <wps:wsp>
                        <wps:cNvPr id="134" name="Rectangle 134"/>
                        <wps:cNvSpPr/>
                        <wps:spPr>
                          <a:xfrm>
                            <a:off x="3886200" y="5357031"/>
                            <a:ext cx="1602830" cy="91703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0189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Observation,</w:t>
                              </w:r>
                            </w:p>
                            <w:p w14:paraId="529B3A88"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Action</w:t>
                              </w:r>
                            </w:p>
                          </w:txbxContent>
                        </wps:txbx>
                        <wps:bodyPr rtlCol="0" anchor="ctr"/>
                      </wps:wsp>
                      <wps:wsp>
                        <wps:cNvPr id="135" name="Rectangle 135"/>
                        <wps:cNvSpPr/>
                        <wps:spPr>
                          <a:xfrm>
                            <a:off x="5486400" y="5357031"/>
                            <a:ext cx="1600200" cy="91703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B9CEC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Clinical List</w:t>
                              </w:r>
                            </w:p>
                          </w:txbxContent>
                        </wps:txbx>
                        <wps:bodyPr rtlCol="0" anchor="ctr"/>
                      </wps:wsp>
                      <wps:wsp>
                        <wps:cNvPr id="136" name="Rectangle 136"/>
                        <wps:cNvSpPr/>
                        <wps:spPr>
                          <a:xfrm>
                            <a:off x="7086600" y="5354401"/>
                            <a:ext cx="1752600" cy="91703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CF9E8"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Event Summary</w:t>
                              </w:r>
                            </w:p>
                          </w:txbxContent>
                        </wps:txbx>
                        <wps:bodyPr rtlCol="0" anchor="ctr"/>
                      </wps:wsp>
                      <wps:wsp>
                        <wps:cNvPr id="137" name="Rectangle 137"/>
                        <wps:cNvSpPr/>
                        <wps:spPr>
                          <a:xfrm>
                            <a:off x="228600" y="4624599"/>
                            <a:ext cx="2060030" cy="732432"/>
                          </a:xfrm>
                          <a:prstGeom prst="rect">
                            <a:avLst/>
                          </a:prstGeom>
                          <a:solidFill>
                            <a:srgbClr val="33CC33"/>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4B7BEF"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Clinical Models</w:t>
                              </w:r>
                            </w:p>
                          </w:txbxContent>
                        </wps:txbx>
                        <wps:bodyPr rtlCol="0" anchor="ctr"/>
                      </wps:wsp>
                      <wps:wsp>
                        <wps:cNvPr id="138" name="Rectangle 138"/>
                        <wps:cNvSpPr/>
                        <wps:spPr>
                          <a:xfrm>
                            <a:off x="2286000" y="4621969"/>
                            <a:ext cx="1602830" cy="732432"/>
                          </a:xfrm>
                          <a:prstGeom prst="rect">
                            <a:avLst/>
                          </a:prstGeom>
                          <a:solidFill>
                            <a:srgbClr val="C2F0C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5E243E"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Medication Item</w:t>
                              </w:r>
                            </w:p>
                          </w:txbxContent>
                        </wps:txbx>
                        <wps:bodyPr rtlCol="0" anchor="ctr"/>
                      </wps:wsp>
                      <wps:wsp>
                        <wps:cNvPr id="139" name="Rectangle 139"/>
                        <wps:cNvSpPr/>
                        <wps:spPr>
                          <a:xfrm>
                            <a:off x="3886200" y="4624599"/>
                            <a:ext cx="1602830" cy="732432"/>
                          </a:xfrm>
                          <a:prstGeom prst="rect">
                            <a:avLst/>
                          </a:prstGeom>
                          <a:solidFill>
                            <a:srgbClr val="C2F0C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E04B4D"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Blood Pressure</w:t>
                              </w:r>
                            </w:p>
                          </w:txbxContent>
                        </wps:txbx>
                        <wps:bodyPr rtlCol="0" anchor="ctr"/>
                      </wps:wsp>
                      <wps:wsp>
                        <wps:cNvPr id="140" name="Rectangle 140"/>
                        <wps:cNvSpPr/>
                        <wps:spPr>
                          <a:xfrm>
                            <a:off x="5486400" y="4624599"/>
                            <a:ext cx="1600200" cy="732432"/>
                          </a:xfrm>
                          <a:prstGeom prst="rect">
                            <a:avLst/>
                          </a:prstGeom>
                          <a:solidFill>
                            <a:srgbClr val="C2F0C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D16D97"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Medication List</w:t>
                              </w:r>
                            </w:p>
                          </w:txbxContent>
                        </wps:txbx>
                        <wps:bodyPr rtlCol="0" anchor="ctr"/>
                      </wps:wsp>
                      <wps:wsp>
                        <wps:cNvPr id="141" name="Rectangle 141"/>
                        <wps:cNvSpPr/>
                        <wps:spPr>
                          <a:xfrm>
                            <a:off x="7086600" y="4621969"/>
                            <a:ext cx="1752600" cy="732432"/>
                          </a:xfrm>
                          <a:prstGeom prst="rect">
                            <a:avLst/>
                          </a:prstGeom>
                          <a:solidFill>
                            <a:srgbClr val="C2F0C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8CB07"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Discharge Summary</w:t>
                              </w:r>
                            </w:p>
                          </w:txbxContent>
                        </wps:txbx>
                        <wps:bodyPr rtlCol="0" anchor="ctr"/>
                      </wps:wsp>
                      <wps:wsp>
                        <wps:cNvPr id="142" name="Rectangle 142"/>
                        <wps:cNvSpPr/>
                        <wps:spPr>
                          <a:xfrm>
                            <a:off x="228600" y="3233735"/>
                            <a:ext cx="2060030" cy="688430"/>
                          </a:xfrm>
                          <a:prstGeom prst="rect">
                            <a:avLst/>
                          </a:prstGeom>
                          <a:solidFill>
                            <a:srgbClr val="FFFF2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DE133"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Add Specialty Context</w:t>
                              </w:r>
                            </w:p>
                          </w:txbxContent>
                        </wps:txbx>
                        <wps:bodyPr rtlCol="0" anchor="ctr"/>
                      </wps:wsp>
                      <wps:wsp>
                        <wps:cNvPr id="143" name="Rectangle 143"/>
                        <wps:cNvSpPr/>
                        <wps:spPr>
                          <a:xfrm>
                            <a:off x="2286000" y="3231105"/>
                            <a:ext cx="1602830" cy="68843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B9615C"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Paediatric Medication Item</w:t>
                              </w:r>
                            </w:p>
                          </w:txbxContent>
                        </wps:txbx>
                        <wps:bodyPr rtlCol="0" anchor="ctr"/>
                      </wps:wsp>
                      <wps:wsp>
                        <wps:cNvPr id="144" name="Rectangle 144"/>
                        <wps:cNvSpPr/>
                        <wps:spPr>
                          <a:xfrm>
                            <a:off x="3886200" y="3233735"/>
                            <a:ext cx="1602830" cy="68843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A2F246"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Neonatal Blood Pressure</w:t>
                              </w:r>
                            </w:p>
                          </w:txbxContent>
                        </wps:txbx>
                        <wps:bodyPr rtlCol="0" anchor="ctr"/>
                      </wps:wsp>
                      <wps:wsp>
                        <wps:cNvPr id="145" name="Rectangle 145"/>
                        <wps:cNvSpPr/>
                        <wps:spPr>
                          <a:xfrm>
                            <a:off x="5486400" y="3233735"/>
                            <a:ext cx="1600200" cy="68843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01FDA9"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Nephrologist Medication List</w:t>
                              </w:r>
                            </w:p>
                          </w:txbxContent>
                        </wps:txbx>
                        <wps:bodyPr rtlCol="0" anchor="ctr"/>
                      </wps:wsp>
                      <wps:wsp>
                        <wps:cNvPr id="146" name="Rectangle 146"/>
                        <wps:cNvSpPr/>
                        <wps:spPr>
                          <a:xfrm>
                            <a:off x="7086600" y="3231105"/>
                            <a:ext cx="1752600" cy="68843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EE7470"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Cardiology Discharge Summary</w:t>
                              </w:r>
                            </w:p>
                          </w:txbxContent>
                        </wps:txbx>
                        <wps:bodyPr rtlCol="0" anchor="ctr"/>
                      </wps:wsp>
                      <wps:wsp>
                        <wps:cNvPr id="147" name="Rectangle 147"/>
                        <wps:cNvSpPr/>
                        <wps:spPr>
                          <a:xfrm>
                            <a:off x="2283370" y="1191904"/>
                            <a:ext cx="1602830" cy="478226"/>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97B431"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CLUSTER</w:t>
                              </w:r>
                            </w:p>
                          </w:txbxContent>
                        </wps:txbx>
                        <wps:bodyPr rtlCol="0" anchor="ctr"/>
                      </wps:wsp>
                      <wps:wsp>
                        <wps:cNvPr id="148" name="Rectangle 148"/>
                        <wps:cNvSpPr/>
                        <wps:spPr>
                          <a:xfrm>
                            <a:off x="3883570" y="1191904"/>
                            <a:ext cx="1600200" cy="480856"/>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9EDC4A"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ENTRY</w:t>
                              </w:r>
                            </w:p>
                          </w:txbxContent>
                        </wps:txbx>
                        <wps:bodyPr rtlCol="0" anchor="ctr"/>
                      </wps:wsp>
                      <wps:wsp>
                        <wps:cNvPr id="149" name="Rectangle 149"/>
                        <wps:cNvSpPr/>
                        <wps:spPr>
                          <a:xfrm>
                            <a:off x="5483770" y="1191904"/>
                            <a:ext cx="1597574" cy="480856"/>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C06791"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SECTION</w:t>
                              </w:r>
                            </w:p>
                          </w:txbxContent>
                        </wps:txbx>
                        <wps:bodyPr rtlCol="0" anchor="ctr"/>
                      </wps:wsp>
                      <wps:wsp>
                        <wps:cNvPr id="150" name="Rectangle 150"/>
                        <wps:cNvSpPr/>
                        <wps:spPr>
                          <a:xfrm>
                            <a:off x="7083970" y="1189274"/>
                            <a:ext cx="1749724" cy="480856"/>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E169"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4"/>
                                  <w:szCs w:val="34"/>
                                  <w:lang w:val="en-AU"/>
                                </w:rPr>
                                <w:t>COMPOSITION</w:t>
                              </w:r>
                            </w:p>
                          </w:txbxContent>
                        </wps:txbx>
                        <wps:bodyPr rtlCol="0" anchor="ctr"/>
                      </wps:wsp>
                      <wps:wsp>
                        <wps:cNvPr id="151" name="Rectangle 151"/>
                        <wps:cNvSpPr/>
                        <wps:spPr>
                          <a:xfrm>
                            <a:off x="228600" y="5357031"/>
                            <a:ext cx="8610600" cy="140116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Rectangle 152"/>
                        <wps:cNvSpPr/>
                        <wps:spPr>
                          <a:xfrm>
                            <a:off x="228600" y="2467470"/>
                            <a:ext cx="2060030" cy="773018"/>
                          </a:xfrm>
                          <a:prstGeom prst="rect">
                            <a:avLst/>
                          </a:prstGeom>
                          <a:solidFill>
                            <a:srgbClr val="FFFF2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2AC1AD"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Add Care Setting Context</w:t>
                              </w:r>
                            </w:p>
                          </w:txbxContent>
                        </wps:txbx>
                        <wps:bodyPr rtlCol="0" anchor="ctr"/>
                      </wps:wsp>
                      <wps:wsp>
                        <wps:cNvPr id="153" name="Rectangle 153"/>
                        <wps:cNvSpPr/>
                        <wps:spPr>
                          <a:xfrm>
                            <a:off x="2286000" y="2464840"/>
                            <a:ext cx="1602830" cy="773018"/>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DAC6AC"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G.P. Dispensed Medication Item</w:t>
                              </w:r>
                            </w:p>
                          </w:txbxContent>
                        </wps:txbx>
                        <wps:bodyPr rtlCol="0" anchor="ctr"/>
                      </wps:wsp>
                      <wps:wsp>
                        <wps:cNvPr id="154" name="Rectangle 154"/>
                        <wps:cNvSpPr/>
                        <wps:spPr>
                          <a:xfrm>
                            <a:off x="3886200" y="2467470"/>
                            <a:ext cx="1602830" cy="773018"/>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42C0F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Home Blood Pressure</w:t>
                              </w:r>
                            </w:p>
                          </w:txbxContent>
                        </wps:txbx>
                        <wps:bodyPr rtlCol="0" anchor="ctr"/>
                      </wps:wsp>
                      <wps:wsp>
                        <wps:cNvPr id="155" name="Rectangle 155"/>
                        <wps:cNvSpPr/>
                        <wps:spPr>
                          <a:xfrm>
                            <a:off x="5486400" y="2467470"/>
                            <a:ext cx="1600200" cy="773018"/>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123AD0"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Outpatient Clinic Current Medication List</w:t>
                              </w:r>
                            </w:p>
                          </w:txbxContent>
                        </wps:txbx>
                        <wps:bodyPr rtlCol="0" anchor="ctr"/>
                      </wps:wsp>
                      <wps:wsp>
                        <wps:cNvPr id="156" name="Rectangle 156"/>
                        <wps:cNvSpPr/>
                        <wps:spPr>
                          <a:xfrm>
                            <a:off x="7086600" y="2464840"/>
                            <a:ext cx="1752600" cy="773018"/>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1F97C"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Inpatient Discharge Summary</w:t>
                              </w:r>
                            </w:p>
                          </w:txbxContent>
                        </wps:txbx>
                        <wps:bodyPr rtlCol="0" anchor="ctr"/>
                      </wps:wsp>
                      <wps:wsp>
                        <wps:cNvPr id="157" name="Rectangle 157"/>
                        <wps:cNvSpPr/>
                        <wps:spPr>
                          <a:xfrm>
                            <a:off x="228600" y="1672760"/>
                            <a:ext cx="2060030" cy="792080"/>
                          </a:xfrm>
                          <a:prstGeom prst="rect">
                            <a:avLst/>
                          </a:prstGeom>
                          <a:solidFill>
                            <a:srgbClr val="FFFF2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E3810A"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Add Implementation Purpose Context</w:t>
                              </w:r>
                            </w:p>
                          </w:txbxContent>
                        </wps:txbx>
                        <wps:bodyPr rtlCol="0" anchor="ctr"/>
                      </wps:wsp>
                      <wps:wsp>
                        <wps:cNvPr id="158" name="Rectangle 158"/>
                        <wps:cNvSpPr/>
                        <wps:spPr>
                          <a:xfrm>
                            <a:off x="2286000" y="1670130"/>
                            <a:ext cx="1602830" cy="79208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B6DC2D"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Dispensed Medications GUI</w:t>
                              </w:r>
                            </w:p>
                          </w:txbxContent>
                        </wps:txbx>
                        <wps:bodyPr rtlCol="0" anchor="ctr"/>
                      </wps:wsp>
                      <wps:wsp>
                        <wps:cNvPr id="159" name="Rectangle 159"/>
                        <wps:cNvSpPr/>
                        <wps:spPr>
                          <a:xfrm>
                            <a:off x="3886200" y="1672760"/>
                            <a:ext cx="1602830" cy="79208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A6C14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Neonatal Blood Pressure in EHR</w:t>
                              </w:r>
                            </w:p>
                          </w:txbxContent>
                        </wps:txbx>
                        <wps:bodyPr rtlCol="0" anchor="ctr"/>
                      </wps:wsp>
                      <wps:wsp>
                        <wps:cNvPr id="160" name="Rectangle 160"/>
                        <wps:cNvSpPr/>
                        <wps:spPr>
                          <a:xfrm>
                            <a:off x="5486400" y="1672760"/>
                            <a:ext cx="1600200" cy="79208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3342CF"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Current Medication List in EHR</w:t>
                              </w:r>
                            </w:p>
                          </w:txbxContent>
                        </wps:txbx>
                        <wps:bodyPr rtlCol="0" anchor="ctr"/>
                      </wps:wsp>
                      <wps:wsp>
                        <wps:cNvPr id="161" name="Rectangle 161"/>
                        <wps:cNvSpPr/>
                        <wps:spPr>
                          <a:xfrm>
                            <a:off x="7086600" y="1670130"/>
                            <a:ext cx="1752600" cy="79208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00C0A1"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Discharge Summary Doc or Message</w:t>
                              </w:r>
                            </w:p>
                          </w:txbxContent>
                        </wps:txbx>
                        <wps:bodyPr rtlCol="0" anchor="ctr"/>
                      </wps:wsp>
                      <wps:wsp>
                        <wps:cNvPr id="162" name="Rectangle 162"/>
                        <wps:cNvSpPr/>
                        <wps:spPr>
                          <a:xfrm>
                            <a:off x="228600" y="3928209"/>
                            <a:ext cx="2060030" cy="688430"/>
                          </a:xfrm>
                          <a:prstGeom prst="rect">
                            <a:avLst/>
                          </a:prstGeom>
                          <a:solidFill>
                            <a:srgbClr val="FFFF2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7BFD5A"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Add Use Case Context</w:t>
                              </w:r>
                            </w:p>
                          </w:txbxContent>
                        </wps:txbx>
                        <wps:bodyPr rtlCol="0" anchor="ctr"/>
                      </wps:wsp>
                      <wps:wsp>
                        <wps:cNvPr id="163" name="Rectangle 163"/>
                        <wps:cNvSpPr/>
                        <wps:spPr>
                          <a:xfrm>
                            <a:off x="2286000" y="3925579"/>
                            <a:ext cx="1602830" cy="68843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0A5C75"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Dispensed Medication Item</w:t>
                              </w:r>
                            </w:p>
                          </w:txbxContent>
                        </wps:txbx>
                        <wps:bodyPr rtlCol="0" anchor="ctr"/>
                      </wps:wsp>
                      <wps:wsp>
                        <wps:cNvPr id="164" name="Rectangle 164"/>
                        <wps:cNvSpPr/>
                        <wps:spPr>
                          <a:xfrm>
                            <a:off x="3886200" y="3928209"/>
                            <a:ext cx="1602830" cy="68843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F4CC7"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Standing Blood Pressure</w:t>
                              </w:r>
                            </w:p>
                          </w:txbxContent>
                        </wps:txbx>
                        <wps:bodyPr rtlCol="0" anchor="ctr"/>
                      </wps:wsp>
                      <wps:wsp>
                        <wps:cNvPr id="165" name="Rectangle 165"/>
                        <wps:cNvSpPr/>
                        <wps:spPr>
                          <a:xfrm>
                            <a:off x="5486400" y="3928209"/>
                            <a:ext cx="1600200" cy="68843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5545A"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Current Medication List</w:t>
                              </w:r>
                            </w:p>
                          </w:txbxContent>
                        </wps:txbx>
                        <wps:bodyPr rtlCol="0" anchor="ctr"/>
                      </wps:wsp>
                      <wps:wsp>
                        <wps:cNvPr id="166" name="Rectangle 166"/>
                        <wps:cNvSpPr/>
                        <wps:spPr>
                          <a:xfrm>
                            <a:off x="7086600" y="3925579"/>
                            <a:ext cx="1752600" cy="688430"/>
                          </a:xfrm>
                          <a:prstGeom prst="rect">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D6909D"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Medication Reconciliation Report</w:t>
                              </w:r>
                            </w:p>
                          </w:txbxContent>
                        </wps:txbx>
                        <wps:bodyPr rtlCol="0" anchor="ctr"/>
                      </wps:wsp>
                    </wpg:wgp>
                  </a:graphicData>
                </a:graphic>
              </wp:inline>
            </w:drawing>
          </mc:Choice>
          <mc:Fallback>
            <w:pict>
              <v:group id="Group 17" o:spid="_x0000_s1026" style="width:468.3pt;height:302.4pt;mso-position-horizontal-relative:char;mso-position-vertical-relative:line" coordorigin="228600,1189274" coordsize="8610600,55689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">
                <v:rect id="Rectangle 131" o:spid="_x0000_s1027" style="position:absolute;left:228600;top:6271431;width:8610600;height:4867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44wQAA&#10;ANwAAAAPAAAAZHJzL2Rvd25yZXYueG1sRE/NisIwEL4v+A5hBG9rWpW1VKOIsOziRVZ9gKEZ22oz&#10;KUm03X36jSB4m4/vd5br3jTiTs7XlhWk4wQEcWF1zaWC0/HzPQPhA7LGxjIp+CUP69XgbYm5th3/&#10;0P0QShFD2OeooAqhzaX0RUUG/di2xJE7W2cwROhKqR12Mdw0cpIkH9JgzbGhwpa2FRXXw80osOk+&#10;7I7d7MbUua+svhTN3zxTajTsNwsQgfrwEj/d3zrOn6bweCZeI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j/uOMEAAADcAAAADwAAAAAAAAAAAAAAAACXAgAAZHJzL2Rvd25y&#10;ZXYueG1sUEsFBgAAAAAEAAQA9QAAAIUDAAAAAA==&#10;" fillcolor="#4f81bd [3204]" strokecolor="#243f60 [1604]" strokeweight="2pt">
                  <v:textbox>
                    <w:txbxContent>
                      <w:p w14:paraId="74638443"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Reference Model</w:t>
                        </w:r>
                      </w:p>
                    </w:txbxContent>
                  </v:textbox>
                </v:rect>
                <v:rect id="Rectangle 132" o:spid="_x0000_s1028" style="position:absolute;left:228600;top:5357031;width:2060030;height:9170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anvixQAA&#10;ANwAAAAPAAAAZHJzL2Rvd25yZXYueG1sRE/fa8IwEH4f+D+EE/Y2UzsYoxpFHI7BYMwqim9nc7Z1&#10;zaUkUat/vRkM9nYf388bTzvTiDM5X1tWMBwkIIgLq2suFaxXi6dXED4ga2wsk4IreZhOeg9jzLS9&#10;8JLOeShFDGGfoYIqhDaT0hcVGfQD2xJH7mCdwRChK6V2eInhppFpkrxIgzXHhgpbmldU/OQno2D5&#10;nb8vdqfN9q3ZHFL5tb9dP91Rqcd+NxuBCNSFf/Gf+0PH+c8p/D4TL5CT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qe+LFAAAA3AAAAA8AAAAAAAAAAAAAAAAAlwIAAGRycy9k&#10;b3ducmV2LnhtbFBLBQYAAAAABAAEAPUAAACJAwAAAAA=&#10;" fillcolor="#96f" strokecolor="#243f60 [1604]" strokeweight="2pt">
                  <v:textbox>
                    <w:txbxContent>
                      <w:p w14:paraId="304BBD98"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Modelling Patterns</w:t>
                        </w:r>
                      </w:p>
                    </w:txbxContent>
                  </v:textbox>
                </v:rect>
                <v:rect id="Rectangle 133" o:spid="_x0000_s1029" style="position:absolute;left:2286000;top:5354401;width:1602830;height:9170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OggwgAA&#10;ANwAAAAPAAAAZHJzL2Rvd25yZXYueG1sRE9La8JAEL4X/A/LCN7qxgZEomsQoUXwUJqK4G3ITh6Y&#10;nY272yT9991Cobf5+J6zyyfTiYGcby0rWC0TEMSl1S3XCi6fr88bED4ga+wsk4Jv8pDvZ087zLQd&#10;+YOGItQihrDPUEETQp9J6cuGDPql7YkjV1lnMEToaqkdjjHcdPIlSdbSYMuxocGejg2V9+LLKCjs&#10;+s1dz8P7uaurG1bkHzRulFrMp8MWRKAp/Iv/3Ccd56cp/D4TL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w6CDCAAAA3AAAAA8AAAAAAAAAAAAAAAAAlwIAAGRycy9kb3du&#10;cmV2LnhtbFBLBQYAAAAABAAEAPUAAACGAwAAAAA=&#10;" fillcolor="#ccc0d9 [1303]" strokecolor="#243f60 [1604]" strokeweight="2pt">
                  <v:textbox>
                    <w:txbxContent>
                      <w:p w14:paraId="15C242D8"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Schedule,</w:t>
                        </w:r>
                      </w:p>
                      <w:p w14:paraId="588B23FF"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Address,</w:t>
                        </w:r>
                      </w:p>
                      <w:p w14:paraId="6CF0CB1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Material</w:t>
                        </w:r>
                      </w:p>
                    </w:txbxContent>
                  </v:textbox>
                </v:rect>
                <v:rect id="Rectangle 134" o:spid="_x0000_s1030" style="position:absolute;left:3886200;top:5357031;width:1602830;height:9170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XBUwgAA&#10;ANwAAAAPAAAAZHJzL2Rvd25yZXYueG1sRE9La8JAEL4X/A/LCL3VjW0Ria5BhBYhh9IogrchO3lg&#10;djbdXZP033cLhd7m43vONptMJwZyvrWsYLlIQBCXVrdcKzif3p7WIHxA1thZJgXf5CHbzR62mGo7&#10;8icNRahFDGGfooImhD6V0pcNGfQL2xNHrrLOYIjQ1VI7HGO46eRzkqykwZZjQ4M9HRoqb8XdKCjs&#10;6t1d8uEj7+rqihX5LxrXSj3Op/0GRKAp/Iv/3Ecd57+8wu8z8QK5+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BZcFTCAAAA3AAAAA8AAAAAAAAAAAAAAAAAlwIAAGRycy9kb3du&#10;cmV2LnhtbFBLBQYAAAAABAAEAPUAAACGAwAAAAA=&#10;" fillcolor="#ccc0d9 [1303]" strokecolor="#243f60 [1604]" strokeweight="2pt">
                  <v:textbox>
                    <w:txbxContent>
                      <w:p w14:paraId="0560189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Observation,</w:t>
                        </w:r>
                      </w:p>
                      <w:p w14:paraId="529B3A88"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Action</w:t>
                        </w:r>
                      </w:p>
                    </w:txbxContent>
                  </v:textbox>
                </v:rect>
                <v:rect id="Rectangle 135" o:spid="_x0000_s1031" style="position:absolute;left:5486400;top:5357031;width:1600200;height:9170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FdXPwgAA&#10;ANwAAAAPAAAAZHJzL2Rvd25yZXYueG1sRE9La8JAEL4X/A/LCL3VjS0Via5BhBYhh9IogrchO3lg&#10;djbdXZP033cLhd7m43vONptMJwZyvrWsYLlIQBCXVrdcKzif3p7WIHxA1thZJgXf5CHbzR62mGo7&#10;8icNRahFDGGfooImhD6V0pcNGfQL2xNHrrLOYIjQ1VI7HGO46eRzkqykwZZjQ4M9HRoqb8XdKCjs&#10;6t1d8uEj7+rqihX5LxrXSj3Op/0GRKAp/Iv/3Ecd57+8wu8z8QK5+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8V1c/CAAAA3AAAAA8AAAAAAAAAAAAAAAAAlwIAAGRycy9kb3du&#10;cmV2LnhtbFBLBQYAAAAABAAEAPUAAACGAwAAAAA=&#10;" fillcolor="#ccc0d9 [1303]" strokecolor="#243f60 [1604]" strokeweight="2pt">
                  <v:textbox>
                    <w:txbxContent>
                      <w:p w14:paraId="21B9CEC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Clinical List</w:t>
                        </w:r>
                      </w:p>
                    </w:txbxContent>
                  </v:textbox>
                </v:rect>
                <v:rect id="Rectangle 136" o:spid="_x0000_s1032" style="position:absolute;left:7086600;top:5354401;width:1752600;height:9170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x0u4wQAA&#10;ANwAAAAPAAAAZHJzL2Rvd25yZXYueG1sRE9La8JAEL4L/Q/LFLzppgpBUlcphUrBgxhF6G3ITh40&#10;O5vubpP4711B8DYf33PW29G0oifnG8sK3uYJCOLC6oYrBefT12wFwgdkja1lUnAlD9vNy2SNmbYD&#10;H6nPQyViCPsMFdQhdJmUvqjJoJ/bjjhypXUGQ4SuktrhEMNNKxdJkkqDDceGGjv6rKn4zf+Ngtym&#10;O3fZ94d9W5U/WJL/o2Gl1PR1/HgHEWgMT/HD/a3j/GUK92fiBXJ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8dLuMEAAADcAAAADwAAAAAAAAAAAAAAAACXAgAAZHJzL2Rvd25y&#10;ZXYueG1sUEsFBgAAAAAEAAQA9QAAAIUDAAAAAA==&#10;" fillcolor="#ccc0d9 [1303]" strokecolor="#243f60 [1604]" strokeweight="2pt">
                  <v:textbox>
                    <w:txbxContent>
                      <w:p w14:paraId="089CF9E8"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Event Summary</w:t>
                        </w:r>
                      </w:p>
                    </w:txbxContent>
                  </v:textbox>
                </v:rect>
                <v:rect id="Rectangle 137" o:spid="_x0000_s1033" style="position:absolute;left:228600;top:4624599;width:2060030;height:7324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rp+3wgAA&#10;ANwAAAAPAAAAZHJzL2Rvd25yZXYueG1sRE9Na8JAEL0L/Q/LFHqRummKtcRspCgFe9NUPI/ZaRKa&#10;nQ27G43/vlsQvM3jfU6+Gk0nzuR8a1nByywBQVxZ3XKt4PD9+fwOwgdkjZ1lUnAlD6viYZJjpu2F&#10;93QuQy1iCPsMFTQh9JmUvmrIoJ/ZnjhyP9YZDBG6WmqHlxhuOpkmyZs02HJsaLCndUPVbzkYBbvq&#10;2M1PaWLc1NPXcLDpYtgclXp6HD+WIAKN4S6+ubc6zn9dwP8z8QJZ/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n7fCAAAA3AAAAA8AAAAAAAAAAAAAAAAAlwIAAGRycy9kb3du&#10;cmV2LnhtbFBLBQYAAAAABAAEAPUAAACGAwAAAAA=&#10;" fillcolor="#3c3" strokecolor="#243f60 [1604]" strokeweight="2pt">
                  <v:textbox>
                    <w:txbxContent>
                      <w:p w14:paraId="784B7BEF"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Clinical Models</w:t>
                        </w:r>
                      </w:p>
                    </w:txbxContent>
                  </v:textbox>
                </v:rect>
                <v:rect id="Rectangle 138" o:spid="_x0000_s1034" style="position:absolute;left:2286000;top:4621969;width:1602830;height:7324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30isxgAA&#10;ANwAAAAPAAAAZHJzL2Rvd25yZXYueG1sRI9BTwIxEIXvJv6HZky4EOmCiZCVQoyEhBA9uOp93I67&#10;G7bTpS1Q/71zMOE2k/fmvW+W6+x6daYQO88GppMCFHHtbceNgc+P7f0CVEzIFnvPZOCXIqxXtzdL&#10;LK2/8Dudq9QoCeFYooE2paHUOtYtOYwTPxCL9uODwyRraLQNeJFw1+tZUTxqhx1LQ4sDvbRUH6qT&#10;MxDmLm8O8+NXv9jn79fxuHo72sqY0V1+fgKVKKer+f96ZwX/QWjlGZlAr/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230isxgAAANwAAAAPAAAAAAAAAAAAAAAAAJcCAABkcnMv&#10;ZG93bnJldi54bWxQSwUGAAAAAAQABAD1AAAAigMAAAAA&#10;" fillcolor="#c2f0c2" strokecolor="#243f60 [1604]" strokeweight="2pt">
                  <v:textbox>
                    <w:txbxContent>
                      <w:p w14:paraId="2C5E243E"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Medication Item</w:t>
                        </w:r>
                      </w:p>
                    </w:txbxContent>
                  </v:textbox>
                </v:rect>
                <v:rect id="Rectangle 139" o:spid="_x0000_s1035" style="position:absolute;left:3886200;top:4624599;width:1602830;height:7324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k+03wwAA&#10;ANwAAAAPAAAAZHJzL2Rvd25yZXYueG1sRE9NawIxEL0X+h/CFLyIZmuh6tYoRSkUqYeueh83093F&#10;zWRNUo3/3giF3ubxPme2iKYVZ3K+sazgeZiBIC6tbrhSsNt+DCYgfEDW2FomBVfysJg/Psww1/bC&#10;33QuQiVSCPscFdQhdLmUvqzJoB/ajjhxP9YZDAm6SmqHlxRuWjnKsldpsOHUUGNHy5rKY/FrFLix&#10;iavj+LRvJ+t4+Or3i81JF0r1nuL7G4hAMfyL/9yfOs1/mcL9mXSBn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k+03wwAAANwAAAAPAAAAAAAAAAAAAAAAAJcCAABkcnMvZG93&#10;bnJldi54bWxQSwUGAAAAAAQABAD1AAAAhwMAAAAA&#10;" fillcolor="#c2f0c2" strokecolor="#243f60 [1604]" strokeweight="2pt">
                  <v:textbox>
                    <w:txbxContent>
                      <w:p w14:paraId="68E04B4D"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Blood Pressure</w:t>
                        </w:r>
                      </w:p>
                    </w:txbxContent>
                  </v:textbox>
                </v:rect>
                <v:rect id="Rectangle 140" o:spid="_x0000_s1036" style="position:absolute;left:5486400;top:4624599;width:1600200;height:7324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rzfXxgAA&#10;ANwAAAAPAAAAZHJzL2Rvd25yZXYueG1sRI9BTwIxEIXvJv6HZky4EOlCjJCVQoyEhBA9uOp93I67&#10;G7bTpS1Q/71zMOE2k/fmvW+W6+x6daYQO88GppMCFHHtbceNgc+P7f0CVEzIFnvPZOCXIqxXtzdL&#10;LK2/8Dudq9QoCeFYooE2paHUOtYtOYwTPxCL9uODwyRraLQNeJFw1+tZUTxqhx1LQ4sDvbRUH6qT&#10;MxDmLm8O8+NXv9jn79fxuHo72sqY0V1+fgKVKKer+f96ZwX/QfDlGZlAr/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rzfXxgAAANwAAAAPAAAAAAAAAAAAAAAAAJcCAABkcnMv&#10;ZG93bnJldi54bWxQSwUGAAAAAAQABAD1AAAAigMAAAAA&#10;" fillcolor="#c2f0c2" strokecolor="#243f60 [1604]" strokeweight="2pt">
                  <v:textbox>
                    <w:txbxContent>
                      <w:p w14:paraId="79D16D97"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Medication List</w:t>
                        </w:r>
                      </w:p>
                    </w:txbxContent>
                  </v:textbox>
                </v:rect>
                <v:rect id="Rectangle 141" o:spid="_x0000_s1037" style="position:absolute;left:7086600;top:4621969;width:1752600;height:7324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5JMwgAA&#10;ANwAAAAPAAAAZHJzL2Rvd25yZXYueG1sRE9NawIxEL0L/ocwQi9SsxZR2RpFFKFIPXRb7+Nmuru4&#10;maxJqum/bwqCt3m8z1msomnFlZxvLCsYjzIQxKXVDVcKvj53z3MQPiBrbC2Tgl/ysFr2ewvMtb3x&#10;B12LUIkUwj5HBXUIXS6lL2sy6Ee2I07ct3UGQ4KuktrhLYWbVr5k2VQabDg11NjRpqbyXPwYBW5m&#10;4vY8uxzb+T6e3ofD4nDRhVJPg7h+BREohof47n7Taf5kDP/PpAvk8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kkzCAAAA3AAAAA8AAAAAAAAAAAAAAAAAlwIAAGRycy9kb3du&#10;cmV2LnhtbFBLBQYAAAAABAAEAPUAAACGAwAAAAA=&#10;" fillcolor="#c2f0c2" strokecolor="#243f60 [1604]" strokeweight="2pt">
                  <v:textbox>
                    <w:txbxContent>
                      <w:p w14:paraId="5358CB07"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Discharge Summary</w:t>
                        </w:r>
                      </w:p>
                    </w:txbxContent>
                  </v:textbox>
                </v:rect>
                <v:rect id="Rectangle 142" o:spid="_x0000_s1038" style="position:absolute;left:228600;top:3233735;width:206003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HoaQwgAA&#10;ANwAAAAPAAAAZHJzL2Rvd25yZXYueG1sRE9Li8IwEL4v7H8Is+Bl0dQHItVYFlHsHn2A16EZ226b&#10;SWmiVn+9WRC8zcf3nEXSmVpcqXWlZQXDQQSCOLO65FzB8bDpz0A4j6yxtkwK7uQgWX5+LDDW9sY7&#10;uu59LkIIuxgVFN43sZQuK8igG9iGOHBn2xr0Aba51C3eQrip5SiKptJgyaGhwIZWBWXV/mIUVGvW&#10;Y5P+HrLHJN08jD59/122SvW+up85CE+df4tf7lSH+ZMR/D8TLp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oehpDCAAAA3AAAAA8AAAAAAAAAAAAAAAAAlwIAAGRycy9kb3du&#10;cmV2LnhtbFBLBQYAAAAABAAEAPUAAACGAwAAAAA=&#10;" fillcolor="#ffff21" strokecolor="#243f60 [1604]" strokeweight="2pt">
                  <v:textbox>
                    <w:txbxContent>
                      <w:p w14:paraId="745DE133"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Add Specialty Context</w:t>
                        </w:r>
                      </w:p>
                    </w:txbxContent>
                  </v:textbox>
                </v:rect>
                <v:rect id="Rectangle 143" o:spid="_x0000_s1039" style="position:absolute;left:2286000;top:3231105;width:160283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6UYywwAA&#10;ANwAAAAPAAAAZHJzL2Rvd25yZXYueG1sRE9NawIxEL0X/A9hBC9Ss61F6tYoUih40qqL6G3YTDeL&#10;m0nYRF3/fVMQepvH+5zZorONuFIbascKXkYZCOLS6ZorBcX+6/kdRIjIGhvHpOBOARbz3tMMc+1u&#10;vKXrLlYihXDIUYGJ0edShtKQxTBynjhxP661GBNsK6lbvKVw28jXLJtIizWnBoOePg2V593FKjjt&#10;h4fD9Ls4rtZ+bTNz2vhNIZUa9LvlB4hIXfwXP9wrnea/jeHvmXSBn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6UYywwAAANwAAAAPAAAAAAAAAAAAAAAAAJcCAABkcnMvZG93&#10;bnJldi54bWxQSwUGAAAAAAQABAD1AAAAhwMAAAAA&#10;" fillcolor="#ff9" strokecolor="#243f60 [1604]" strokeweight="2pt">
                  <v:textbox>
                    <w:txbxContent>
                      <w:p w14:paraId="0CB9615C"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Paediatric Medication Item</w:t>
                        </w:r>
                      </w:p>
                    </w:txbxContent>
                  </v:textbox>
                </v:rect>
                <v:rect id="Rectangle 144" o:spid="_x0000_s1040" style="position:absolute;left:3886200;top:3233735;width:160283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AN5GwgAA&#10;ANwAAAAPAAAAZHJzL2Rvd25yZXYueG1sRE9LawIxEL4L/ocwQi9SsxYRuxqlFARPPhfR27CZbpZu&#10;JmGT6vbfm0LB23x8z1msOtuIG7WhdqxgPMpAEJdO11wpKE7r1xmIEJE1No5JwS8FWC37vQXm2t35&#10;QLdjrEQK4ZCjAhOjz6UMpSGLYeQ8ceK+XGsxJthWUrd4T+G2kW9ZNpUWa04NBj19Giq/jz9WwfU0&#10;PJ/f98Vls/Vbm5nrzu8KqdTLoPuYg4jUxaf4373Raf5kAn/PpAv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A3kbCAAAA3AAAAA8AAAAAAAAAAAAAAAAAlwIAAGRycy9kb3du&#10;cmV2LnhtbFBLBQYAAAAABAAEAPUAAACGAwAAAAA=&#10;" fillcolor="#ff9" strokecolor="#243f60 [1604]" strokeweight="2pt">
                  <v:textbox>
                    <w:txbxContent>
                      <w:p w14:paraId="19A2F246"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Neonatal Blood Pressure</w:t>
                        </w:r>
                      </w:p>
                    </w:txbxContent>
                  </v:textbox>
                </v:rect>
                <v:rect id="Rectangle 145" o:spid="_x0000_s1041" style="position:absolute;left:5486400;top:3233735;width:160020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HvdwwAA&#10;ANwAAAAPAAAAZHJzL2Rvd25yZXYueG1sRE9NawIxEL0X/A9hBC9Ssy1W6tYoUih40qqL6G3YTDeL&#10;m0nYRF3/fVMQepvH+5zZorONuFIbascKXkYZCOLS6ZorBcX+6/kdRIjIGhvHpOBOARbz3tMMc+1u&#10;vKXrLlYihXDIUYGJ0edShtKQxTBynjhxP661GBNsK6lbvKVw28jXLJtIizWnBoOePg2V593FKjjt&#10;h4fD9Ls4rtZ+bTNz2vhNIZUa9LvlB4hIXfwXP9wrneaP3+DvmXSBn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THvdwwAAANwAAAAPAAAAAAAAAAAAAAAAAJcCAABkcnMvZG93&#10;bnJldi54bWxQSwUGAAAAAAQABAD1AAAAhwMAAAAA&#10;" fillcolor="#ff9" strokecolor="#243f60 [1604]" strokeweight="2pt">
                  <v:textbox>
                    <w:txbxContent>
                      <w:p w14:paraId="6301FDA9"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Nephrologist Medication List</w:t>
                        </w:r>
                      </w:p>
                    </w:txbxContent>
                  </v:textbox>
                </v:rect>
                <v:rect id="Rectangle 146" o:spid="_x0000_s1042" style="position:absolute;left:7086600;top:3231105;width:175260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uWqwwAA&#10;ANwAAAAPAAAAZHJzL2Rvd25yZXYueG1sRE9NawIxEL0L/ocwghepWYtIuxqlFARPanURvQ2b6Wbp&#10;ZhI2qa7/3giF3ubxPmex6mwjrtSG2rGCyTgDQVw6XXOloDiuX95AhIissXFMCu4UYLXs9xaYa3fj&#10;L7oeYiVSCIccFZgYfS5lKA1ZDGPniRP37VqLMcG2krrFWwq3jXzNspm0WHNqMOjp01D5c/i1Ci7H&#10;0en0vi/Om63f2sxcdn5XSKWGg+5jDiJSF//Ff+6NTvOnM3g+ky6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nuWqwwAAANwAAAAPAAAAAAAAAAAAAAAAAJcCAABkcnMvZG93&#10;bnJldi54bWxQSwUGAAAAAAQABAD1AAAAhwMAAAAA&#10;" fillcolor="#ff9" strokecolor="#243f60 [1604]" strokeweight="2pt">
                  <v:textbox>
                    <w:txbxContent>
                      <w:p w14:paraId="1EEE7470"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Cardiology Discharge Summary</w:t>
                        </w:r>
                      </w:p>
                    </w:txbxContent>
                  </v:textbox>
                </v:rect>
                <v:rect id="Rectangle 147" o:spid="_x0000_s1043" style="position:absolute;left:2283370;top:1191904;width:1602830;height:4782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N7bwgAA&#10;ANwAAAAPAAAAZHJzL2Rvd25yZXYueG1sRE9Na8JAEL0X/A/LCL3VjVKiRFcRoVCQHppqzkN2TKLZ&#10;2bi7Jum/7xYKvc3jfc5mN5pW9OR8Y1nBfJaAIC6tbrhScPp6e1mB8AFZY2uZFHyTh9128rTBTNuB&#10;P6nPQyViCPsMFdQhdJmUvqzJoJ/ZjjhyF+sMhghdJbXDIYabVi6SJJUGG44NNXZ0qKm85Q+j4IM7&#10;eR6bdHW9FIvgTvdlUcyPSj1Px/0aRKAx/Iv/3O86zn9dwu8z8QK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383tvCAAAA3AAAAA8AAAAAAAAAAAAAAAAAlwIAAGRycy9kb3du&#10;cmV2LnhtbFBLBQYAAAAABAAEAPUAAACGAwAAAAA=&#10;" fillcolor="#92cddc [1944]" strokecolor="#243f60 [1604]" strokeweight="2pt">
                  <v:textbox>
                    <w:txbxContent>
                      <w:p w14:paraId="3997B431"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CLUSTER</w:t>
                        </w:r>
                      </w:p>
                    </w:txbxContent>
                  </v:textbox>
                </v:rect>
                <v:rect id="Rectangle 148" o:spid="_x0000_s1044" style="position:absolute;left:3883570;top:1191904;width:1600200;height:4808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Y0qpxQAA&#10;ANwAAAAPAAAAZHJzL2Rvd25yZXYueG1sRI9Ba8JAEIXvQv/DMoXedKMUKzEbKUKhUHrQas5Ddkxi&#10;s7Nxd6vpv3cOhd5meG/e+6bYjK5XVwqx82xgPstAEdfedtwYOHy9TVegYkK22HsmA78UYVM+TArM&#10;rb/xjq771CgJ4ZijgTalIdc61i05jDM/EIt28sFhkjU02ga8Sbjr9SLLltphx9LQ4kDblurv/Y8z&#10;8MmDPo7dcnU+VYsUDpeXqpp/GPP0OL6uQSUa07/57/rdCv6z0MozMoEu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xjSqnFAAAA3AAAAA8AAAAAAAAAAAAAAAAAlwIAAGRycy9k&#10;b3ducmV2LnhtbFBLBQYAAAAABAAEAPUAAACJAwAAAAA=&#10;" fillcolor="#92cddc [1944]" strokecolor="#243f60 [1604]" strokeweight="2pt">
                  <v:textbox>
                    <w:txbxContent>
                      <w:p w14:paraId="759EDC4A"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ENTRY</w:t>
                        </w:r>
                      </w:p>
                    </w:txbxContent>
                  </v:textbox>
                </v:rect>
                <v:rect id="Rectangle 149" o:spid="_x0000_s1045" style="position:absolute;left:5483770;top:1191904;width:1597574;height:4808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L+8ywQAA&#10;ANwAAAAPAAAAZHJzL2Rvd25yZXYueG1sRE9Ni8IwEL0L+x/CLHjTVBF1u0ZZBEEQD7puz0MzttVm&#10;0k2i1n9vBMHbPN7nzBatqcWVnK8sKxj0ExDEudUVFwoOv6veFIQPyBpry6TgTh4W84/ODFNtb7yj&#10;6z4UIoawT1FBGUKTSunzkgz6vm2II3e0zmCI0BVSO7zFcFPLYZKMpcGKY0OJDS1Lys/7i1Gw5Ub+&#10;tdV4ejpmw+AO/5MsG2yU6n62P98gArXhLX651zrOH33B85l4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y/vMsEAAADcAAAADwAAAAAAAAAAAAAAAACXAgAAZHJzL2Rvd25y&#10;ZXYueG1sUEsFBgAAAAAEAAQA9QAAAIUDAAAAAA==&#10;" fillcolor="#92cddc [1944]" strokecolor="#243f60 [1604]" strokeweight="2pt">
                  <v:textbox>
                    <w:txbxContent>
                      <w:p w14:paraId="4AC06791"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SECTION</w:t>
                        </w:r>
                      </w:p>
                    </w:txbxContent>
                  </v:textbox>
                </v:rect>
                <v:rect id="Rectangle 150" o:spid="_x0000_s1046" style="position:absolute;left:7083970;top:1189274;width:1749724;height:4808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zNByxQAA&#10;ANwAAAAPAAAAZHJzL2Rvd25yZXYueG1sRI9Ba8JAEIXvQv/DMoXedKNQKzEbKUKhUHrQas5Ddkxi&#10;s7Nxd6vpv3cOhd5meG/e+6bYjK5XVwqx82xgPstAEdfedtwYOHy9TVegYkK22HsmA78UYVM+TArM&#10;rb/xjq771CgJ4ZijgTalIdc61i05jDM/EIt28sFhkjU02ga8Sbjr9SLLltphx9LQ4kDblurv/Y8z&#10;8MmDPo7dcnU+VYsUDpeXqpp/GPP0OL6uQSUa07/57/rdCv6z4MszMoEu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M0HLFAAAA3AAAAA8AAAAAAAAAAAAAAAAAlwIAAGRycy9k&#10;b3ducmV2LnhtbFBLBQYAAAAABAAEAPUAAACJAwAAAAA=&#10;" fillcolor="#92cddc [1944]" strokecolor="#243f60 [1604]" strokeweight="2pt">
                  <v:textbox>
                    <w:txbxContent>
                      <w:p w14:paraId="2E59E169"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4"/>
                            <w:szCs w:val="34"/>
                            <w:lang w:val="en-AU"/>
                          </w:rPr>
                          <w:t>COMPOSITION</w:t>
                        </w:r>
                      </w:p>
                    </w:txbxContent>
                  </v:textbox>
                </v:rect>
                <v:rect id="Rectangle 151" o:spid="_x0000_s1047" style="position:absolute;left:228600;top:5357031;width:8610600;height:14011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fZkwgAA&#10;ANwAAAAPAAAAZHJzL2Rvd25yZXYueG1sRE/fa8IwEH4X/B/CDfamqbJJ6YwyHYO9rlVwb0dzNsXm&#10;Upuo2f76ZTDw7T6+n7dcR9uJKw2+daxgNs1AENdOt9wo2FXvkxyED8gaO8ek4Js8rFfj0RIL7W78&#10;SdcyNCKFsC9QgQmhL6T0tSGLfup64sQd3WAxJDg0Ug94S+G2k/MsW0iLLacGgz1tDdWn8mIVHEpD&#10;l/jV6k11jOd8/1S9zU8/Sj0+xNcXEIFiuIv/3R86zX+ewd8z6QK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Rl9mTCAAAA3AAAAA8AAAAAAAAAAAAAAAAAlwIAAGRycy9kb3du&#10;cmV2LnhtbFBLBQYAAAAABAAEAPUAAACGAwAAAAA=&#10;" filled="f" strokecolor="red" strokeweight="4.5pt"/>
                <v:rect id="Rectangle 152" o:spid="_x0000_s1048" style="position:absolute;left:228600;top:2467470;width:2060030;height:7730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xBNwwAA&#10;ANwAAAAPAAAAZHJzL2Rvd25yZXYueG1sRE9Na8JAEL0L/Q/LFHoRs6m1UlJXKaXSeGwieB2y0yQ1&#10;Oxuya5L6611B8DaP9zmrzWga0VPnassKnqMYBHFhdc2lgn2+nb2BcB5ZY2OZFPyTg836YbLCRNuB&#10;f6jPfClCCLsEFVTet4mUrqjIoItsSxy4X9sZ9AF2pdQdDiHcNHIex0tpsObQUGFLnxUVx+xkFBy/&#10;WL+YdJcX50W6PRt9mP6dvpV6ehw/3kF4Gv1dfHOnOsx/ncP1mXCBX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xBNwwAAANwAAAAPAAAAAAAAAAAAAAAAAJcCAABkcnMvZG93&#10;bnJldi54bWxQSwUGAAAAAAQABAD1AAAAhwMAAAAA&#10;" fillcolor="#ffff21" strokecolor="#243f60 [1604]" strokeweight="2pt">
                  <v:textbox>
                    <w:txbxContent>
                      <w:p w14:paraId="512AC1AD"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Add Care Setting Context</w:t>
                        </w:r>
                      </w:p>
                    </w:txbxContent>
                  </v:textbox>
                </v:rect>
                <v:rect id="Rectangle 153" o:spid="_x0000_s1049" style="position:absolute;left:2286000;top:2464840;width:1602830;height:7730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NDvwwAA&#10;ANwAAAAPAAAAZHJzL2Rvd25yZXYueG1sRE9NawIxEL0X/A9hBC9Ss61U6tYoUih40qqL6G3YTDeL&#10;m0nYRF3/fVMQepvH+5zZorONuFIbascKXkYZCOLS6ZorBcX+6/kdRIjIGhvHpOBOARbz3tMMc+1u&#10;vKXrLlYihXDIUYGJ0edShtKQxTBynjhxP661GBNsK6lbvKVw28jXLJtIizWnBoOePg2V593FKjjt&#10;h4fD9Ls4rtZ+bTNz2vhNIZUa9LvlB4hIXfwXP9wrnea/jeHvmXSBn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MNDvwwAAANwAAAAPAAAAAAAAAAAAAAAAAJcCAABkcnMvZG93&#10;bnJldi54bWxQSwUGAAAAAAQABAD1AAAAhwMAAAAA&#10;" fillcolor="#ff9" strokecolor="#243f60 [1604]" strokeweight="2pt">
                  <v:textbox>
                    <w:txbxContent>
                      <w:p w14:paraId="03DAC6AC"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G.P. Dispensed Medication Item</w:t>
                        </w:r>
                      </w:p>
                    </w:txbxContent>
                  </v:textbox>
                </v:rect>
                <v:rect id="Rectangle 154" o:spid="_x0000_s1050" style="position:absolute;left:3886200;top:2467470;width:1602830;height:7730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2UibwwAA&#10;ANwAAAAPAAAAZHJzL2Rvd25yZXYueG1sRE9NawIxEL0X/A9hBC9Ssy1W6tYoUih40qqL6G3YTDeL&#10;m0nYRF3/fVMQepvH+5zZorONuFIbascKXkYZCOLS6ZorBcX+6/kdRIjIGhvHpOBOARbz3tMMc+1u&#10;vKXrLlYihXDIUYGJ0edShtKQxTBynjhxP661GBNsK6lbvKVw28jXLJtIizWnBoOePg2V593FKjjt&#10;h4fD9Ls4rtZ+bTNz2vhNIZUa9LvlB4hIXfwXP9wrnea/jeHvmXSBn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2UibwwAAANwAAAAPAAAAAAAAAAAAAAAAAJcCAABkcnMvZG93&#10;bnJldi54bWxQSwUGAAAAAAQABAD1AAAAhwMAAAAA&#10;" fillcolor="#ff9" strokecolor="#243f60 [1604]" strokeweight="2pt">
                  <v:textbox>
                    <w:txbxContent>
                      <w:p w14:paraId="7542C0F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Home Blood Pressure</w:t>
                        </w:r>
                      </w:p>
                    </w:txbxContent>
                  </v:textbox>
                </v:rect>
                <v:rect id="Rectangle 155" o:spid="_x0000_s1051" style="position:absolute;left:5486400;top:2467470;width:1600200;height:7730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le0AwgAA&#10;ANwAAAAPAAAAZHJzL2Rvd25yZXYueG1sRE9LawIxEL4L/ocwQi9SsxYUuxqlFARPPhfR27CZbpZu&#10;JmGT6vbfm0LB23x8z1msOtuIG7WhdqxgPMpAEJdO11wpKE7r1xmIEJE1No5JwS8FWC37vQXm2t35&#10;QLdjrEQK4ZCjAhOjz6UMpSGLYeQ8ceK+XGsxJthWUrd4T+G2kW9ZNpUWa04NBj19Giq/jz9WwfU0&#10;PJ/f98Vls/Vbm5nrzu8KqdTLoPuYg4jUxaf4373Raf5kAn/PpAv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WV7QDCAAAA3AAAAA8AAAAAAAAAAAAAAAAAlwIAAGRycy9kb3du&#10;cmV2LnhtbFBLBQYAAAAABAAEAPUAAACGAwAAAAA=&#10;" fillcolor="#ff9" strokecolor="#243f60 [1604]" strokeweight="2pt">
                  <v:textbox>
                    <w:txbxContent>
                      <w:p w14:paraId="66123AD0"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Outpatient Clinic Current Medication List</w:t>
                        </w:r>
                      </w:p>
                    </w:txbxContent>
                  </v:textbox>
                </v:rect>
                <v:rect id="Rectangle 156" o:spid="_x0000_s1052" style="position:absolute;left:7086600;top:2464840;width:1752600;height:7730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R3N3wwAA&#10;ANwAAAAPAAAAZHJzL2Rvd25yZXYueG1sRE9NawIxEL0L/ocwghepWQtKuxqlFARPanURvQ2b6Wbp&#10;ZhI2qa7/3giF3ubxPmex6mwjrtSG2rGCyTgDQVw6XXOloDiuX95AhIissXFMCu4UYLXs9xaYa3fj&#10;L7oeYiVSCIccFZgYfS5lKA1ZDGPniRP37VqLMcG2krrFWwq3jXzNspm0WHNqMOjp01D5c/i1Ci7H&#10;0en0vi/Om63f2sxcdn5XSKWGg+5jDiJSF//Ff+6NTvOnM3g+ky6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R3N3wwAAANwAAAAPAAAAAAAAAAAAAAAAAJcCAABkcnMvZG93&#10;bnJldi54bWxQSwUGAAAAAAQABAD1AAAAhwMAAAAA&#10;" fillcolor="#ff9" strokecolor="#243f60 [1604]" strokeweight="2pt">
                  <v:textbox>
                    <w:txbxContent>
                      <w:p w14:paraId="67C1F97C"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Inpatient Discharge Summary</w:t>
                        </w:r>
                      </w:p>
                    </w:txbxContent>
                  </v:textbox>
                </v:rect>
                <v:rect id="Rectangle 157" o:spid="_x0000_s1053" style="position:absolute;left:228600;top:1672760;width:2060030;height:792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LPVwwAA&#10;ANwAAAAPAAAAZHJzL2Rvd25yZXYueG1sRE9La8JAEL4X+h+WKXiRuml9krpKKYamxyYFr0N2TFKz&#10;syG7asyv7wpCb/PxPWe97U0jztS52rKCl0kEgriwuuZSwU+ePK9AOI+ssbFMCq7kYLt5fFhjrO2F&#10;v+mc+VKEEHYxKqi8b2MpXVGRQTexLXHgDrYz6APsSqk7vIRw08jXKFpIgzWHhgpb+qioOGYno+C4&#10;Yz016VdeDLM0GYzej39Pn0qNnvr3NxCeev8vvrtTHebPl3B7Jlw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sLPVwwAAANwAAAAPAAAAAAAAAAAAAAAAAJcCAABkcnMvZG93&#10;bnJldi54bWxQSwUGAAAAAAQABAD1AAAAhwMAAAAA&#10;" fillcolor="#ffff21" strokecolor="#243f60 [1604]" strokeweight="2pt">
                  <v:textbox>
                    <w:txbxContent>
                      <w:p w14:paraId="16E3810A"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Add Implementation Purpose Context</w:t>
                        </w:r>
                      </w:p>
                    </w:txbxContent>
                  </v:textbox>
                </v:rect>
                <v:rect id="Rectangle 158" o:spid="_x0000_s1054" style="position:absolute;left:2286000;top:1670130;width:1602830;height:792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lEKexgAA&#10;ANwAAAAPAAAAZHJzL2Rvd25yZXYueG1sRI9BawIxEIXvhf6HMIVeSs1asLRboxRB8KStLlJvw2a6&#10;WbqZhE3U9d93DoK3Gd6b976ZzgffqRP1qQ1sYDwqQBHXwbbcGKh2y+c3UCkjW+wCk4ELJZjP7u+m&#10;WNpw5m86bXOjJIRTiQZczrHUOtWOPKZRiMSi/YbeY5a1b7Tt8SzhvtMvRfGqPbYsDQ4jLRzVf9uj&#10;N3DYPe3371/Vz2od175wh03cVNqYx4fh8wNUpiHfzNfrlRX8idDKMzKBnv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lEKexgAAANwAAAAPAAAAAAAAAAAAAAAAAJcCAABkcnMv&#10;ZG93bnJldi54bWxQSwUGAAAAAAQABAD1AAAAigMAAAAA&#10;" fillcolor="#ff9" strokecolor="#243f60 [1604]" strokeweight="2pt">
                  <v:textbox>
                    <w:txbxContent>
                      <w:p w14:paraId="3AB6DC2D"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Dispensed Medications GUI</w:t>
                        </w:r>
                      </w:p>
                    </w:txbxContent>
                  </v:textbox>
                </v:rect>
                <v:rect id="Rectangle 159" o:spid="_x0000_s1055" style="position:absolute;left:3886200;top:1672760;width:1602830;height:792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2OcFwwAA&#10;ANwAAAAPAAAAZHJzL2Rvd25yZXYueG1sRE9NawIxEL0X/A9hBC9FswotdTWKCIInbXURvQ2bcbO4&#10;mYRN1O2/bwqF3ubxPme+7GwjHtSG2rGC8SgDQVw6XXOloDhuhh8gQkTW2DgmBd8UYLnovcwx1+7J&#10;X/Q4xEqkEA45KjAx+lzKUBqyGEbOEyfu6lqLMcG2krrFZwq3jZxk2bu0WHNqMOhpbai8He5WweX4&#10;ejpNP4vzdud3NjOXvd8XUqlBv1vNQETq4r/4z73Vaf7bFH6fSR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2OcFwwAAANwAAAAPAAAAAAAAAAAAAAAAAJcCAABkcnMvZG93&#10;bnJldi54bWxQSwUGAAAAAAQABAD1AAAAhwMAAAAA&#10;" fillcolor="#ff9" strokecolor="#243f60 [1604]" strokeweight="2pt">
                  <v:textbox>
                    <w:txbxContent>
                      <w:p w14:paraId="19A6C142"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Neonatal Blood Pressure in EHR</w:t>
                        </w:r>
                      </w:p>
                    </w:txbxContent>
                  </v:textbox>
                </v:rect>
                <v:rect id="Rectangle 160" o:spid="_x0000_s1056" style="position:absolute;left:5486400;top:1672760;width:1600200;height:792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joQlxgAA&#10;ANwAAAAPAAAAZHJzL2Rvd25yZXYueG1sRI9BawIxEIXvhf6HMAUvpWb1IO3WKKUgeNKqi9TbsJlu&#10;lm4mYRN1/fedg9DbDO/Ne9/Ml4Pv1IX61AY2MBkXoIjrYFtuDFSH1csrqJSRLXaBycCNEiwXjw9z&#10;LG248o4u+9woCeFUogGXcyy1TrUjj2kcIrFoP6H3mGXtG217vEq47/S0KGbaY8vS4DDSp6P6d3/2&#10;Bk6H5+Px7av6Xm/ixhfutI3bShszeho+3kFlGvK/+X69toI/E3x5Rib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joQlxgAAANwAAAAPAAAAAAAAAAAAAAAAAJcCAABkcnMv&#10;ZG93bnJldi54bWxQSwUGAAAAAAQABAD1AAAAigMAAAAA&#10;" fillcolor="#ff9" strokecolor="#243f60 [1604]" strokeweight="2pt">
                  <v:textbox>
                    <w:txbxContent>
                      <w:p w14:paraId="0B3342CF"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Current Medication List in EHR</w:t>
                        </w:r>
                      </w:p>
                    </w:txbxContent>
                  </v:textbox>
                </v:rect>
                <v:rect id="Rectangle 161" o:spid="_x0000_s1057" style="position:absolute;left:7086600;top:1670130;width:1752600;height:792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wiG+wwAA&#10;ANwAAAAPAAAAZHJzL2Rvd25yZXYueG1sRE9LawIxEL4X/A9hhF5KzdqD1K1RRCh48rWL6G3YjJvF&#10;zSRsUt3++0YQepuP7zmzRW9bcaMuNI4VjEcZCOLK6YZrBWXx/f4JIkRkja1jUvBLARbzwcsMc+3u&#10;vKfbIdYihXDIUYGJ0edShsqQxTBynjhxF9dZjAl2tdQd3lO4beVHlk2kxYZTg0FPK0PV9fBjFZyL&#10;t+NxuitP643f2Myct35bSqVeh/3yC0SkPv6Ln+61TvMnY3g8ky6Q8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wiG+wwAAANwAAAAPAAAAAAAAAAAAAAAAAJcCAABkcnMvZG93&#10;bnJldi54bWxQSwUGAAAAAAQABAD1AAAAhwMAAAAA&#10;" fillcolor="#ff9" strokecolor="#243f60 [1604]" strokeweight="2pt">
                  <v:textbox>
                    <w:txbxContent>
                      <w:p w14:paraId="5900C0A1"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Discharge Summary Doc or Message</w:t>
                        </w:r>
                      </w:p>
                    </w:txbxContent>
                  </v:textbox>
                </v:rect>
                <v:rect id="Rectangle 162" o:spid="_x0000_s1058" style="position:absolute;left:228600;top:3928209;width:206003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q9rwwAAA&#10;ANwAAAAPAAAAZHJzL2Rvd25yZXYueG1sRE9Ni8IwEL0v+B/CCF4WTdVFpBpFRLEeVwWvQzO21WZS&#10;mqjVX28Ewds83udM540pxY1qV1hW0O9FIIhTqwvOFBz26+4YhPPIGkvLpOBBDuaz1s8UY23v/E+3&#10;nc9ECGEXo4Lc+yqW0qU5GXQ9WxEH7mRrgz7AOpO6xnsIN6UcRNFIGiw4NORY0TKn9LK7GgWXFeuh&#10;Sbb79PmXrJ9GH3/P141SnXazmIDw1Piv+ONOdJg/GsD7mXCBnL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xq9rwwAAAANwAAAAPAAAAAAAAAAAAAAAAAJcCAABkcnMvZG93bnJl&#10;di54bWxQSwUGAAAAAAQABAD1AAAAhAMAAAAA&#10;" fillcolor="#ffff21" strokecolor="#243f60 [1604]" strokeweight="2pt">
                  <v:textbox>
                    <w:txbxContent>
                      <w:p w14:paraId="267BFD5A" w14:textId="77777777" w:rsidR="001F5AB3" w:rsidRDefault="001F5AB3" w:rsidP="004B1CDF">
                        <w:pPr>
                          <w:pStyle w:val="NormalWeb"/>
                          <w:spacing w:before="0" w:beforeAutospacing="0" w:after="0" w:afterAutospacing="0"/>
                          <w:jc w:val="center"/>
                        </w:pPr>
                        <w:r>
                          <w:rPr>
                            <w:rFonts w:asciiTheme="minorHAnsi" w:hAnsi="Calibri" w:cstheme="minorBidi"/>
                            <w:b/>
                            <w:bCs/>
                            <w:color w:val="000000" w:themeColor="text1"/>
                            <w:kern w:val="24"/>
                            <w:sz w:val="36"/>
                            <w:szCs w:val="36"/>
                            <w:lang w:val="en-AU"/>
                          </w:rPr>
                          <w:t>Add Use Case Context</w:t>
                        </w:r>
                      </w:p>
                    </w:txbxContent>
                  </v:textbox>
                </v:rect>
                <v:rect id="Rectangle 163" o:spid="_x0000_s1059" style="position:absolute;left:2286000;top:3925579;width:160283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BpSwwAA&#10;ANwAAAAPAAAAZHJzL2Rvd25yZXYueG1sRE9NawIxEL0L/ocwghepWStIuxqlFARPanURvQ2b6Wbp&#10;ZhI2qa7/3giF3ubxPmex6mwjrtSG2rGCyTgDQVw6XXOloDiuX95AhIissXFMCu4UYLXs9xaYa3fj&#10;L7oeYiVSCIccFZgYfS5lKA1ZDGPniRP37VqLMcG2krrFWwq3jXzNspm0WHNqMOjp01D5c/i1Ci7H&#10;0en0vi/Om63f2sxcdn5XSKWGg+5jDiJSF//Ff+6NTvNnU3g+ky6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XBpSwwAAANwAAAAPAAAAAAAAAAAAAAAAAJcCAABkcnMvZG93&#10;bnJldi54bWxQSwUGAAAAAAQABAD1AAAAhwMAAAAA&#10;" fillcolor="#ff9" strokecolor="#243f60 [1604]" strokeweight="2pt">
                  <v:textbox>
                    <w:txbxContent>
                      <w:p w14:paraId="5B0A5C75"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Dispensed Medication Item</w:t>
                        </w:r>
                      </w:p>
                    </w:txbxContent>
                  </v:textbox>
                </v:rect>
                <v:rect id="Rectangle 164" o:spid="_x0000_s1060" style="position:absolute;left:3886200;top:3928209;width:160283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tYImwwAA&#10;ANwAAAAPAAAAZHJzL2Rvd25yZXYueG1sRE9NawIxEL0L/ocwghepWYtIuxqlFARPanURvQ2b6Wbp&#10;ZhI2qa7/3giF3ubxPmex6mwjrtSG2rGCyTgDQVw6XXOloDiuX95AhIissXFMCu4UYLXs9xaYa3fj&#10;L7oeYiVSCIccFZgYfS5lKA1ZDGPniRP37VqLMcG2krrFWwq3jXzNspm0WHNqMOjp01D5c/i1Ci7H&#10;0en0vi/Om63f2sxcdn5XSKWGg+5jDiJSF//Ff+6NTvNnU3g+ky6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tYImwwAAANwAAAAPAAAAAAAAAAAAAAAAAJcCAABkcnMvZG93&#10;bnJldi54bWxQSwUGAAAAAAQABAD1AAAAhwMAAAAA&#10;" fillcolor="#ff9" strokecolor="#243f60 [1604]" strokeweight="2pt">
                  <v:textbox>
                    <w:txbxContent>
                      <w:p w14:paraId="3DAF4CC7"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Standing Blood Pressure</w:t>
                        </w:r>
                      </w:p>
                    </w:txbxContent>
                  </v:textbox>
                </v:rect>
                <v:rect id="Rectangle 165" o:spid="_x0000_s1061" style="position:absolute;left:5486400;top:3928209;width:160020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e9wwAA&#10;ANwAAAAPAAAAZHJzL2Rvd25yZXYueG1sRE9NawIxEL0L/ocwghepWQtKuxqlFARPanURvQ2b6Wbp&#10;ZhI2qa7/3giF3ubxPmex6mwjrtSG2rGCyTgDQVw6XXOloDiuX95AhIissXFMCu4UYLXs9xaYa3fj&#10;L7oeYiVSCIccFZgYfS5lKA1ZDGPniRP37VqLMcG2krrFWwq3jXzNspm0WHNqMOjp01D5c/i1Ci7H&#10;0en0vi/Om63f2sxcdn5XSKWGg+5jDiJSF//Ff+6NTvNnU3g+ky6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Se9wwAAANwAAAAPAAAAAAAAAAAAAAAAAJcCAABkcnMvZG93&#10;bnJldi54bWxQSwUGAAAAAAQABAD1AAAAhwMAAAAA&#10;" fillcolor="#ff9" strokecolor="#243f60 [1604]" strokeweight="2pt">
                  <v:textbox>
                    <w:txbxContent>
                      <w:p w14:paraId="5CA5545A"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Current Medication List</w:t>
                        </w:r>
                      </w:p>
                    </w:txbxContent>
                  </v:textbox>
                </v:rect>
                <v:rect id="Rectangle 166" o:spid="_x0000_s1062" style="position:absolute;left:7086600;top:3925579;width:1752600;height:6884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K7nKwwAA&#10;ANwAAAAPAAAAZHJzL2Rvd25yZXYueG1sRE9NawIxEL0X/A9hBC9Fs3pY6tYoRRA8aauL6G3YTDdL&#10;N5Owibr+e1Mo9DaP9zmLVW9bcaMuNI4VTCcZCOLK6YZrBeVxM34DESKyxtYxKXhQgNVy8LLAQrs7&#10;f9HtEGuRQjgUqMDE6AspQ2XIYpg4T5y4b9dZjAl2tdQd3lO4beUsy3JpseHUYNDT2lD1c7haBZfj&#10;6+k0/yzP253f2cxc9n5fSqVGw/7jHUSkPv6L/9xbnebnOfw+ky6Qy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K7nKwwAAANwAAAAPAAAAAAAAAAAAAAAAAJcCAABkcnMvZG93&#10;bnJldi54bWxQSwUGAAAAAAQABAD1AAAAhwMAAAAA&#10;" fillcolor="#ff9" strokecolor="#243f60 [1604]" strokeweight="2pt">
                  <v:textbox>
                    <w:txbxContent>
                      <w:p w14:paraId="54D6909D" w14:textId="77777777" w:rsidR="001F5AB3" w:rsidRDefault="001F5AB3" w:rsidP="004B1CDF">
                        <w:pPr>
                          <w:pStyle w:val="NormalWeb"/>
                          <w:spacing w:before="0" w:beforeAutospacing="0" w:after="0" w:afterAutospacing="0"/>
                          <w:jc w:val="center"/>
                        </w:pPr>
                        <w:r>
                          <w:rPr>
                            <w:rFonts w:asciiTheme="minorHAnsi" w:hAnsi="Calibri" w:cstheme="minorBidi"/>
                            <w:i/>
                            <w:iCs/>
                            <w:color w:val="000000" w:themeColor="text1"/>
                            <w:kern w:val="24"/>
                            <w:sz w:val="28"/>
                            <w:szCs w:val="28"/>
                            <w:lang w:val="en-AU"/>
                          </w:rPr>
                          <w:t>Medication Reconciliation Report</w:t>
                        </w:r>
                      </w:p>
                    </w:txbxContent>
                  </v:textbox>
                </v:rect>
                <w10:anchorlock/>
              </v:group>
            </w:pict>
          </mc:Fallback>
        </mc:AlternateContent>
      </w:r>
      <w:commentRangeEnd w:id="290"/>
      <w:r w:rsidR="00DF1A20">
        <w:rPr>
          <w:rStyle w:val="CommentReference"/>
          <w:rFonts w:cs="Times New Roman"/>
          <w:color w:val="auto"/>
          <w:lang w:eastAsia="en-US"/>
        </w:rPr>
        <w:commentReference w:id="290"/>
      </w:r>
    </w:p>
    <w:p w14:paraId="73B0BAC6" w14:textId="77777777" w:rsidR="004B1CDF" w:rsidRDefault="004B1CDF" w:rsidP="004B1CDF">
      <w:pPr>
        <w:spacing w:before="120" w:line="240" w:lineRule="auto"/>
        <w:jc w:val="center"/>
        <w:rPr>
          <w:i/>
        </w:rPr>
      </w:pPr>
      <w:r>
        <w:rPr>
          <w:i/>
        </w:rPr>
        <w:t>Figure 4: CIMI’s Proposed Modelling Layers</w:t>
      </w:r>
    </w:p>
    <w:p w14:paraId="5DFA30B8" w14:textId="77777777" w:rsidR="004B1CDF" w:rsidRDefault="004B1CDF" w:rsidP="00114253">
      <w:pPr>
        <w:pStyle w:val="Heading1"/>
        <w:numPr>
          <w:ilvl w:val="0"/>
          <w:numId w:val="1"/>
        </w:numPr>
      </w:pPr>
      <w:r>
        <w:br w:type="page"/>
      </w:r>
      <w:bookmarkStart w:id="291" w:name="_Toc341554273"/>
      <w:commentRangeStart w:id="292"/>
      <w:r>
        <w:t>Modelling Patterns</w:t>
      </w:r>
      <w:commentRangeEnd w:id="292"/>
      <w:r w:rsidR="00E82234">
        <w:rPr>
          <w:rStyle w:val="CommentReference"/>
          <w:rFonts w:ascii="Calibri" w:eastAsia="Calibri" w:hAnsi="Calibri" w:cs="Times New Roman"/>
          <w:b w:val="0"/>
          <w:bCs w:val="0"/>
          <w:color w:val="auto"/>
          <w:lang w:eastAsia="en-US"/>
        </w:rPr>
        <w:commentReference w:id="292"/>
      </w:r>
      <w:bookmarkEnd w:id="291"/>
    </w:p>
    <w:p w14:paraId="622BE72C" w14:textId="77777777" w:rsidR="004B1CDF" w:rsidRDefault="004B1CDF" w:rsidP="004B1CDF">
      <w:pPr>
        <w:spacing w:before="120"/>
      </w:pPr>
      <w:r>
        <w:t>The following modelling patterns have been proposed as the basis of CIMI’s clinical models:</w:t>
      </w:r>
    </w:p>
    <w:p w14:paraId="49506524" w14:textId="77777777" w:rsidR="004B1CDF" w:rsidRDefault="004B1CDF" w:rsidP="004B1CDF">
      <w:pPr>
        <w:numPr>
          <w:ilvl w:val="0"/>
          <w:numId w:val="3"/>
        </w:numPr>
        <w:spacing w:before="120" w:after="0"/>
        <w:ind w:left="567" w:hanging="283"/>
      </w:pPr>
      <w:r>
        <w:t>ELEMENT</w:t>
      </w:r>
    </w:p>
    <w:p w14:paraId="2C44EDF8" w14:textId="77777777" w:rsidR="004B1CDF" w:rsidRDefault="004B1CDF" w:rsidP="004B1CDF">
      <w:pPr>
        <w:numPr>
          <w:ilvl w:val="1"/>
          <w:numId w:val="3"/>
        </w:numPr>
        <w:spacing w:after="0"/>
        <w:ind w:left="1134" w:hanging="283"/>
      </w:pPr>
      <w:r>
        <w:t>To be defined</w:t>
      </w:r>
    </w:p>
    <w:p w14:paraId="6B6A1F67" w14:textId="77777777" w:rsidR="004B1CDF" w:rsidRDefault="004B1CDF" w:rsidP="004B1CDF">
      <w:pPr>
        <w:numPr>
          <w:ilvl w:val="0"/>
          <w:numId w:val="3"/>
        </w:numPr>
        <w:spacing w:before="120" w:after="0"/>
        <w:ind w:left="567" w:hanging="283"/>
      </w:pPr>
      <w:r>
        <w:t>CLUSTER</w:t>
      </w:r>
    </w:p>
    <w:p w14:paraId="6143AA3A" w14:textId="77777777" w:rsidR="004B1CDF" w:rsidRDefault="004B1CDF" w:rsidP="004B1CDF">
      <w:pPr>
        <w:numPr>
          <w:ilvl w:val="1"/>
          <w:numId w:val="3"/>
        </w:numPr>
        <w:spacing w:after="0"/>
        <w:ind w:left="1134" w:hanging="283"/>
      </w:pPr>
      <w:r>
        <w:t>To be defined (e.g. Reference Range, Material)</w:t>
      </w:r>
    </w:p>
    <w:p w14:paraId="7BE65DFD" w14:textId="77777777" w:rsidR="004B1CDF" w:rsidRDefault="004B1CDF" w:rsidP="004B1CDF">
      <w:pPr>
        <w:numPr>
          <w:ilvl w:val="0"/>
          <w:numId w:val="3"/>
        </w:numPr>
        <w:spacing w:before="120" w:after="0"/>
        <w:ind w:left="567" w:hanging="283"/>
      </w:pPr>
      <w:r>
        <w:t>ENTRY</w:t>
      </w:r>
    </w:p>
    <w:p w14:paraId="4FB0BAD4" w14:textId="77777777" w:rsidR="004B1CDF" w:rsidRDefault="004B1CDF" w:rsidP="004B1CDF">
      <w:pPr>
        <w:numPr>
          <w:ilvl w:val="1"/>
          <w:numId w:val="3"/>
        </w:numPr>
        <w:spacing w:after="0"/>
        <w:ind w:left="1134" w:hanging="283"/>
      </w:pPr>
      <w:r>
        <w:t>To be defined (e.g. Property Observation, Finding Observation, Activity)</w:t>
      </w:r>
    </w:p>
    <w:p w14:paraId="49FC4409" w14:textId="77777777" w:rsidR="004B1CDF" w:rsidRDefault="004B1CDF" w:rsidP="004B1CDF">
      <w:pPr>
        <w:numPr>
          <w:ilvl w:val="0"/>
          <w:numId w:val="3"/>
        </w:numPr>
        <w:spacing w:before="120" w:after="0"/>
        <w:ind w:left="567" w:hanging="283"/>
      </w:pPr>
      <w:r>
        <w:t>SECTION</w:t>
      </w:r>
    </w:p>
    <w:p w14:paraId="6DCAF21F" w14:textId="77777777" w:rsidR="004B1CDF" w:rsidRDefault="004B1CDF" w:rsidP="004B1CDF">
      <w:pPr>
        <w:numPr>
          <w:ilvl w:val="1"/>
          <w:numId w:val="3"/>
        </w:numPr>
        <w:spacing w:after="0"/>
        <w:ind w:left="1134" w:hanging="283"/>
      </w:pPr>
      <w:r>
        <w:t>To be defined (e.g. Clinical List)</w:t>
      </w:r>
    </w:p>
    <w:p w14:paraId="1DB77BD6" w14:textId="77777777" w:rsidR="004B1CDF" w:rsidRPr="001A0D1B" w:rsidRDefault="004B1CDF" w:rsidP="004B1CDF">
      <w:pPr>
        <w:numPr>
          <w:ilvl w:val="0"/>
          <w:numId w:val="3"/>
        </w:numPr>
        <w:spacing w:before="120" w:after="0"/>
        <w:ind w:left="567" w:hanging="283"/>
      </w:pPr>
      <w:r>
        <w:t>COMPOSITION</w:t>
      </w:r>
    </w:p>
    <w:p w14:paraId="23167BDD" w14:textId="77777777" w:rsidR="004B1CDF" w:rsidRDefault="004B1CDF" w:rsidP="004B1CDF">
      <w:pPr>
        <w:numPr>
          <w:ilvl w:val="1"/>
          <w:numId w:val="3"/>
        </w:numPr>
        <w:spacing w:after="0"/>
        <w:ind w:left="1134" w:hanging="283"/>
      </w:pPr>
      <w:bookmarkStart w:id="293" w:name="_Toc323674279"/>
      <w:bookmarkStart w:id="294" w:name="_Toc323894752"/>
      <w:r>
        <w:t>To be defined (e.g. Event Summary)</w:t>
      </w:r>
    </w:p>
    <w:p w14:paraId="309A8CD3" w14:textId="77777777" w:rsidR="004B1CDF" w:rsidRDefault="004B1CDF" w:rsidP="00114253">
      <w:pPr>
        <w:pStyle w:val="Heading1"/>
        <w:numPr>
          <w:ilvl w:val="1"/>
          <w:numId w:val="4"/>
        </w:numPr>
      </w:pPr>
      <w:bookmarkStart w:id="295" w:name="_Toc341554274"/>
      <w:commentRangeStart w:id="296"/>
      <w:r>
        <w:t>Cluster Patterns</w:t>
      </w:r>
      <w:commentRangeEnd w:id="296"/>
      <w:r w:rsidR="00E82234">
        <w:rPr>
          <w:rStyle w:val="CommentReference"/>
          <w:rFonts w:ascii="Calibri" w:eastAsia="Calibri" w:hAnsi="Calibri" w:cs="Times New Roman"/>
          <w:b w:val="0"/>
          <w:bCs w:val="0"/>
          <w:color w:val="auto"/>
          <w:lang w:eastAsia="en-US"/>
        </w:rPr>
        <w:commentReference w:id="296"/>
      </w:r>
      <w:bookmarkEnd w:id="295"/>
    </w:p>
    <w:p w14:paraId="341955B1" w14:textId="77777777" w:rsidR="004B1CDF" w:rsidRPr="00F4308D" w:rsidRDefault="004B1CDF" w:rsidP="004B1CDF">
      <w:pPr>
        <w:spacing w:before="120"/>
      </w:pPr>
      <w:r>
        <w:t>Cluster Patterns are to be defined.</w:t>
      </w:r>
    </w:p>
    <w:p w14:paraId="4AF93560" w14:textId="77777777" w:rsidR="004B1CDF" w:rsidRDefault="004B1CDF" w:rsidP="00114253">
      <w:pPr>
        <w:pStyle w:val="Heading1"/>
        <w:numPr>
          <w:ilvl w:val="1"/>
          <w:numId w:val="4"/>
        </w:numPr>
      </w:pPr>
      <w:bookmarkStart w:id="297" w:name="_Toc341554275"/>
      <w:r>
        <w:t>Entry Patterns</w:t>
      </w:r>
      <w:bookmarkEnd w:id="297"/>
    </w:p>
    <w:p w14:paraId="5581880E" w14:textId="77777777" w:rsidR="004B1CDF" w:rsidRDefault="004B1CDF" w:rsidP="004B1CDF">
      <w:pPr>
        <w:spacing w:before="120"/>
      </w:pPr>
      <w:commentRangeStart w:id="298"/>
      <w:r>
        <w:t>Entry Patterns are to be defined.</w:t>
      </w:r>
      <w:commentRangeEnd w:id="298"/>
      <w:r w:rsidR="00E82234">
        <w:rPr>
          <w:rStyle w:val="CommentReference"/>
          <w:rFonts w:cs="Times New Roman"/>
          <w:color w:val="auto"/>
          <w:lang w:eastAsia="en-US"/>
        </w:rPr>
        <w:commentReference w:id="298"/>
      </w:r>
    </w:p>
    <w:p w14:paraId="654D554E" w14:textId="77777777" w:rsidR="004B1CDF" w:rsidRDefault="004B1CDF" w:rsidP="004B1CDF">
      <w:pPr>
        <w:spacing w:before="120" w:after="0"/>
      </w:pPr>
      <w:r>
        <w:rPr>
          <w:b/>
        </w:rPr>
        <w:t>Question</w:t>
      </w:r>
      <w:r>
        <w:t>: When do we require a separate Action and Observation</w:t>
      </w:r>
    </w:p>
    <w:p w14:paraId="62CE7178" w14:textId="77777777" w:rsidR="004B1CDF" w:rsidRPr="001E3D50" w:rsidRDefault="004B1CDF" w:rsidP="004B1CDF">
      <w:pPr>
        <w:spacing w:before="120"/>
      </w:pPr>
      <w:r>
        <w:rPr>
          <w:b/>
        </w:rPr>
        <w:t>Proposed Answer</w:t>
      </w:r>
      <w:r>
        <w:t xml:space="preserve">: a) if the Action is itself substantial / important, e.g. a record of surgery, catheterisation, intubation, any other procedure or b) it is separated in time from the Observation, as is the case with taking a blood or tissue sample (action) and </w:t>
      </w:r>
      <w:commentRangeStart w:id="299"/>
      <w:r>
        <w:t xml:space="preserve">analysing it </w:t>
      </w:r>
      <w:commentRangeEnd w:id="299"/>
      <w:r w:rsidR="00E82234">
        <w:rPr>
          <w:rStyle w:val="CommentReference"/>
          <w:rFonts w:cs="Times New Roman"/>
          <w:color w:val="auto"/>
          <w:lang w:eastAsia="en-US"/>
        </w:rPr>
        <w:commentReference w:id="299"/>
      </w:r>
      <w:r>
        <w:t>(observation).</w:t>
      </w:r>
    </w:p>
    <w:p w14:paraId="24E3E428" w14:textId="77777777" w:rsidR="004B1CDF" w:rsidRDefault="004B1CDF" w:rsidP="00114253">
      <w:pPr>
        <w:pStyle w:val="Heading1"/>
        <w:numPr>
          <w:ilvl w:val="1"/>
          <w:numId w:val="4"/>
        </w:numPr>
      </w:pPr>
      <w:bookmarkStart w:id="300" w:name="_Toc341554276"/>
      <w:commentRangeStart w:id="301"/>
      <w:r>
        <w:t>Section Patterns</w:t>
      </w:r>
      <w:commentRangeEnd w:id="301"/>
      <w:r w:rsidR="00E82234">
        <w:rPr>
          <w:rStyle w:val="CommentReference"/>
          <w:rFonts w:ascii="Calibri" w:eastAsia="Calibri" w:hAnsi="Calibri" w:cs="Times New Roman"/>
          <w:b w:val="0"/>
          <w:bCs w:val="0"/>
          <w:color w:val="auto"/>
          <w:lang w:eastAsia="en-US"/>
        </w:rPr>
        <w:commentReference w:id="301"/>
      </w:r>
      <w:bookmarkEnd w:id="300"/>
    </w:p>
    <w:p w14:paraId="55B4AB05" w14:textId="77777777" w:rsidR="004B1CDF" w:rsidRDefault="004B1CDF" w:rsidP="00507E6F">
      <w:pPr>
        <w:pStyle w:val="Heading2"/>
      </w:pPr>
      <w:bookmarkStart w:id="302" w:name="_Toc341554277"/>
      <w:r>
        <w:t>Evaluations</w:t>
      </w:r>
      <w:bookmarkEnd w:id="302"/>
    </w:p>
    <w:p w14:paraId="0F11CC84" w14:textId="395091B5" w:rsidR="004B1CDF" w:rsidRPr="00565728" w:rsidRDefault="004B1CDF" w:rsidP="004B1CDF">
      <w:r w:rsidRPr="00565728">
        <w:rPr>
          <w:rFonts w:cs="Courier New"/>
        </w:rPr>
        <w:t xml:space="preserve">An evaluation model is a model that evaluates </w:t>
      </w:r>
      <w:del w:id="303" w:author="Claude Nanjo" w:date="2016-11-23T19:52:00Z">
        <w:r w:rsidRPr="00565728" w:rsidDel="00694628">
          <w:rPr>
            <w:rFonts w:cs="Courier New"/>
          </w:rPr>
          <w:delText>an attribute or</w:delText>
        </w:r>
      </w:del>
      <w:ins w:id="304" w:author="Claude Nanjo" w:date="2016-11-23T19:52:00Z">
        <w:r w:rsidR="00694628">
          <w:rPr>
            <w:rFonts w:cs="Courier New"/>
          </w:rPr>
          <w:t>a</w:t>
        </w:r>
      </w:ins>
      <w:r w:rsidRPr="00565728">
        <w:rPr>
          <w:rFonts w:cs="Courier New"/>
        </w:rPr>
        <w:t xml:space="preserve"> characteristic of a patient or a patient-related situation.</w:t>
      </w:r>
      <w:r w:rsidRPr="00565728">
        <w:t xml:space="preserve"> An evaluation holds the name of a “test” in the key (e.g., “heart rate evaluation”, “serum glucose lab test”, etc.) and the test result value in “</w:t>
      </w:r>
      <w:del w:id="305" w:author="Claude Nanjo" w:date="2016-11-23T19:52:00Z">
        <w:r w:rsidRPr="00565728" w:rsidDel="00694628">
          <w:delText>data</w:delText>
        </w:r>
      </w:del>
      <w:ins w:id="306" w:author="Claude Nanjo" w:date="2016-11-23T19:52:00Z">
        <w:r w:rsidR="00694628">
          <w:t>result</w:t>
        </w:r>
      </w:ins>
      <w:r w:rsidRPr="00565728">
        <w:t>”</w:t>
      </w:r>
      <w:ins w:id="307" w:author="Claude Nanjo" w:date="2016-11-23T19:52:00Z">
        <w:r w:rsidR="00694628">
          <w:t xml:space="preserve"> attribute</w:t>
        </w:r>
      </w:ins>
      <w:r w:rsidRPr="00565728">
        <w:t>.  Another way to view the situation is the key holds a "question" (e.g., "what is the heart rate?", "what is the serum glucose?") and “</w:t>
      </w:r>
      <w:del w:id="308" w:author="Claude Nanjo" w:date="2016-11-23T19:53:00Z">
        <w:r w:rsidRPr="00565728" w:rsidDel="00694628">
          <w:delText>data</w:delText>
        </w:r>
      </w:del>
      <w:ins w:id="309" w:author="Claude Nanjo" w:date="2016-11-23T19:53:00Z">
        <w:r w:rsidR="00694628">
          <w:t>result</w:t>
        </w:r>
      </w:ins>
      <w:r w:rsidRPr="00565728">
        <w:t xml:space="preserve">” holds the answer. Any </w:t>
      </w:r>
      <w:commentRangeStart w:id="310"/>
      <w:r w:rsidRPr="00565728">
        <w:t xml:space="preserve">archetype </w:t>
      </w:r>
      <w:commentRangeEnd w:id="310"/>
      <w:r w:rsidRPr="00565728">
        <w:rPr>
          <w:rStyle w:val="CommentReference"/>
          <w:rFonts w:cs="Times New Roman"/>
          <w:color w:val="auto"/>
          <w:lang w:eastAsia="en-US"/>
        </w:rPr>
        <w:commentReference w:id="310"/>
      </w:r>
      <w:r w:rsidRPr="00565728">
        <w:t xml:space="preserve">(a test, a study, a procedure, etc.) that fits this pattern of a name and a value is modelled with the evaluation </w:t>
      </w:r>
      <w:r>
        <w:t>pattern</w:t>
      </w:r>
      <w:r w:rsidRPr="00565728">
        <w:t>.</w:t>
      </w:r>
    </w:p>
    <w:p w14:paraId="38DF946F" w14:textId="20526D98" w:rsidR="004B1CDF" w:rsidRPr="00565728" w:rsidRDefault="004B1CDF" w:rsidP="004B1CDF">
      <w:pPr>
        <w:pStyle w:val="FootnoteText"/>
        <w:rPr>
          <w:sz w:val="22"/>
          <w:szCs w:val="22"/>
        </w:rPr>
      </w:pPr>
      <w:del w:id="311" w:author="Claude Nanjo" w:date="2016-11-23T19:53:00Z">
        <w:r w:rsidRPr="00565728" w:rsidDel="00694628">
          <w:rPr>
            <w:sz w:val="22"/>
            <w:szCs w:val="22"/>
          </w:rPr>
          <w:delText xml:space="preserve">Data </w:delText>
        </w:r>
      </w:del>
      <w:ins w:id="312" w:author="Claude Nanjo" w:date="2016-11-23T19:53:00Z">
        <w:r w:rsidR="00694628">
          <w:rPr>
            <w:sz w:val="22"/>
            <w:szCs w:val="22"/>
          </w:rPr>
          <w:t>The result attribute of</w:t>
        </w:r>
      </w:ins>
      <w:ins w:id="313" w:author="Claude Nanjo" w:date="2016-11-23T19:54:00Z">
        <w:r w:rsidR="00694628">
          <w:rPr>
            <w:sz w:val="22"/>
            <w:szCs w:val="22"/>
          </w:rPr>
          <w:t xml:space="preserve"> an</w:t>
        </w:r>
      </w:ins>
      <w:ins w:id="314" w:author="Claude Nanjo" w:date="2016-11-23T19:53:00Z">
        <w:r w:rsidR="00694628" w:rsidRPr="00565728">
          <w:rPr>
            <w:sz w:val="22"/>
            <w:szCs w:val="22"/>
          </w:rPr>
          <w:t xml:space="preserve"> </w:t>
        </w:r>
      </w:ins>
      <w:del w:id="315" w:author="Claude Nanjo" w:date="2016-11-23T19:54:00Z">
        <w:r w:rsidRPr="00565728" w:rsidDel="00694628">
          <w:rPr>
            <w:sz w:val="22"/>
            <w:szCs w:val="22"/>
          </w:rPr>
          <w:delText xml:space="preserve">for </w:delText>
        </w:r>
      </w:del>
      <w:r w:rsidRPr="00565728">
        <w:rPr>
          <w:sz w:val="22"/>
          <w:szCs w:val="22"/>
        </w:rPr>
        <w:t>evaluation model</w:t>
      </w:r>
      <w:del w:id="316" w:author="Claude Nanjo" w:date="2016-11-23T19:54:00Z">
        <w:r w:rsidRPr="00565728" w:rsidDel="00694628">
          <w:rPr>
            <w:sz w:val="22"/>
            <w:szCs w:val="22"/>
          </w:rPr>
          <w:delText>s</w:delText>
        </w:r>
      </w:del>
      <w:r w:rsidRPr="00565728">
        <w:rPr>
          <w:sz w:val="22"/>
          <w:szCs w:val="22"/>
        </w:rPr>
        <w:t xml:space="preserve"> is </w:t>
      </w:r>
      <w:ins w:id="317" w:author="Claude Nanjo" w:date="2016-11-23T19:54:00Z">
        <w:r w:rsidR="00694628">
          <w:rPr>
            <w:sz w:val="22"/>
            <w:szCs w:val="22"/>
          </w:rPr>
          <w:t xml:space="preserve">typically </w:t>
        </w:r>
      </w:ins>
      <w:r w:rsidRPr="00565728">
        <w:rPr>
          <w:sz w:val="22"/>
          <w:szCs w:val="22"/>
        </w:rPr>
        <w:t xml:space="preserve">comprised of a </w:t>
      </w:r>
      <w:del w:id="318" w:author="Claude Nanjo" w:date="2016-11-23T19:54:00Z">
        <w:r w:rsidRPr="00565728" w:rsidDel="00694628">
          <w:rPr>
            <w:sz w:val="22"/>
            <w:szCs w:val="22"/>
          </w:rPr>
          <w:delText>PQ (Physical Quantity)</w:delText>
        </w:r>
      </w:del>
      <w:ins w:id="319" w:author="Claude Nanjo" w:date="2016-11-23T19:54:00Z">
        <w:r w:rsidR="00694628">
          <w:rPr>
            <w:sz w:val="22"/>
            <w:szCs w:val="22"/>
          </w:rPr>
          <w:t>QUANTITY</w:t>
        </w:r>
      </w:ins>
      <w:r w:rsidRPr="00565728">
        <w:rPr>
          <w:sz w:val="22"/>
          <w:szCs w:val="22"/>
        </w:rPr>
        <w:t xml:space="preserve">, </w:t>
      </w:r>
      <w:del w:id="320" w:author="Claude Nanjo" w:date="2016-11-23T19:54:00Z">
        <w:r w:rsidRPr="00565728" w:rsidDel="00694628">
          <w:rPr>
            <w:sz w:val="22"/>
            <w:szCs w:val="22"/>
          </w:rPr>
          <w:delText>CO (Coded Ordinal)</w:delText>
        </w:r>
      </w:del>
      <w:r w:rsidRPr="00565728">
        <w:rPr>
          <w:sz w:val="22"/>
          <w:szCs w:val="22"/>
        </w:rPr>
        <w:t xml:space="preserve">, or </w:t>
      </w:r>
      <w:del w:id="321" w:author="Claude Nanjo" w:date="2016-11-23T19:54:00Z">
        <w:r w:rsidRPr="00565728" w:rsidDel="00694628">
          <w:rPr>
            <w:sz w:val="22"/>
            <w:szCs w:val="22"/>
          </w:rPr>
          <w:delText>Coded Text</w:delText>
        </w:r>
      </w:del>
      <w:ins w:id="322" w:author="Claude Nanjo" w:date="2016-11-23T19:54:00Z">
        <w:r w:rsidR="00694628">
          <w:rPr>
            <w:sz w:val="22"/>
            <w:szCs w:val="22"/>
          </w:rPr>
          <w:t>CODED_TEXT</w:t>
        </w:r>
      </w:ins>
      <w:r w:rsidRPr="00565728">
        <w:rPr>
          <w:sz w:val="22"/>
          <w:szCs w:val="22"/>
        </w:rPr>
        <w:t>. Physical</w:t>
      </w:r>
      <w:r>
        <w:rPr>
          <w:sz w:val="22"/>
          <w:szCs w:val="22"/>
        </w:rPr>
        <w:t xml:space="preserve"> quantity</w:t>
      </w:r>
      <w:r w:rsidRPr="00565728">
        <w:rPr>
          <w:sz w:val="22"/>
          <w:szCs w:val="22"/>
        </w:rPr>
        <w:t xml:space="preserve"> data type consists primarily of a numeric (real) value and a unit of measure.  The unit of measure is captured by a code</w:t>
      </w:r>
      <w:r>
        <w:rPr>
          <w:sz w:val="22"/>
          <w:szCs w:val="22"/>
        </w:rPr>
        <w:t xml:space="preserve">. </w:t>
      </w:r>
      <w:del w:id="323" w:author="Claude Nanjo" w:date="2016-11-23T19:55:00Z">
        <w:r w:rsidRPr="00565728" w:rsidDel="00694628">
          <w:rPr>
            <w:sz w:val="22"/>
            <w:szCs w:val="22"/>
          </w:rPr>
          <w:delText xml:space="preserve">PQ </w:delText>
        </w:r>
      </w:del>
      <w:ins w:id="324" w:author="Claude Nanjo" w:date="2016-11-23T19:55:00Z">
        <w:r w:rsidR="00694628">
          <w:rPr>
            <w:sz w:val="22"/>
            <w:szCs w:val="22"/>
          </w:rPr>
          <w:t>QUANTITY</w:t>
        </w:r>
        <w:r w:rsidR="00694628" w:rsidRPr="00565728">
          <w:rPr>
            <w:sz w:val="22"/>
            <w:szCs w:val="22"/>
          </w:rPr>
          <w:t xml:space="preserve"> </w:t>
        </w:r>
      </w:ins>
      <w:r w:rsidRPr="00565728">
        <w:rPr>
          <w:sz w:val="22"/>
          <w:szCs w:val="22"/>
        </w:rPr>
        <w:t xml:space="preserve">evaluations are often constrained to a valid “unit of measurement” value set (e.g., “length units of measure”, “mass units of measure”, etc.).  </w:t>
      </w:r>
    </w:p>
    <w:p w14:paraId="744E2DCE" w14:textId="77777777" w:rsidR="004B1CDF" w:rsidRPr="00565728" w:rsidRDefault="004B1CDF" w:rsidP="004B1CDF">
      <w:pPr>
        <w:spacing w:after="0" w:line="240" w:lineRule="auto"/>
      </w:pPr>
    </w:p>
    <w:p w14:paraId="76401C9D" w14:textId="77777777" w:rsidR="004B1CDF" w:rsidRPr="00565728" w:rsidRDefault="004B1CDF" w:rsidP="004B1CDF">
      <w:pPr>
        <w:spacing w:after="0" w:line="240" w:lineRule="auto"/>
      </w:pPr>
      <w:commentRangeStart w:id="325"/>
      <w:r w:rsidRPr="00565728">
        <w:t xml:space="preserve">Coded Ordinal </w:t>
      </w:r>
      <w:commentRangeEnd w:id="325"/>
      <w:r w:rsidR="00424BC0">
        <w:rPr>
          <w:rStyle w:val="CommentReference"/>
          <w:rFonts w:cs="Times New Roman"/>
          <w:color w:val="auto"/>
          <w:lang w:eastAsia="en-US"/>
        </w:rPr>
        <w:commentReference w:id="325"/>
      </w:r>
      <w:r w:rsidRPr="00565728">
        <w:t>data type consists primarily of a code that has an inherent ordering within a set of codes.  An example of a component whose data type is CO is “severity”.  The value set for severity includes codes for “mild”, “moderate”, and “severe”.  The codes would have properties or relationships that capture the ordering among them, i.e., “mild” &lt; “moderate” &lt; “severe”.</w:t>
      </w:r>
    </w:p>
    <w:p w14:paraId="149698B7" w14:textId="77777777" w:rsidR="004B1CDF" w:rsidRPr="00565728" w:rsidRDefault="004B1CDF" w:rsidP="004B1CDF">
      <w:pPr>
        <w:spacing w:after="0" w:line="240" w:lineRule="auto"/>
        <w:rPr>
          <w:rFonts w:cs="Times New Roman"/>
        </w:rPr>
      </w:pPr>
      <w:r w:rsidRPr="00565728">
        <w:t xml:space="preserve">Coded Text is used when the answer drawn </w:t>
      </w:r>
      <w:r w:rsidRPr="00565728">
        <w:rPr>
          <w:rFonts w:cs="Courier New"/>
        </w:rPr>
        <w:t>from a set of coded values.</w:t>
      </w:r>
      <w:r w:rsidRPr="00565728">
        <w:rPr>
          <w:rFonts w:cs="Times New Roman"/>
        </w:rPr>
        <w:t xml:space="preserve"> Hair color, urine description, cardiac rhythm, and cervical consistency are examples.  In each case, the coded values are adjectives that describe the property.</w:t>
      </w:r>
    </w:p>
    <w:p w14:paraId="706D6AB0" w14:textId="77777777" w:rsidR="004B1CDF" w:rsidRDefault="004B1CDF" w:rsidP="004B1CDF">
      <w:r>
        <w:t xml:space="preserve">  </w:t>
      </w:r>
    </w:p>
    <w:p w14:paraId="30A2C358" w14:textId="77777777" w:rsidR="004B1CDF" w:rsidRDefault="004B1CDF" w:rsidP="00D70EB9">
      <w:pPr>
        <w:pStyle w:val="Heading3"/>
      </w:pPr>
      <w:bookmarkStart w:id="326" w:name="_Toc341554278"/>
      <w:r>
        <w:t>Evaluation Subtypes</w:t>
      </w:r>
      <w:bookmarkEnd w:id="326"/>
    </w:p>
    <w:p w14:paraId="6F2CE5E6" w14:textId="77777777" w:rsidR="004B1CDF" w:rsidRDefault="004B1CDF" w:rsidP="009330F7">
      <w:pPr>
        <w:pStyle w:val="Heading4"/>
      </w:pPr>
      <w:commentRangeStart w:id="327"/>
      <w:r>
        <w:t>Laboratory Evaluation</w:t>
      </w:r>
    </w:p>
    <w:p w14:paraId="287CAE14" w14:textId="77777777" w:rsidR="004B1CDF" w:rsidRPr="00565728" w:rsidRDefault="004B1CDF" w:rsidP="009330F7">
      <w:pPr>
        <w:pStyle w:val="Heading4"/>
      </w:pPr>
      <w:r>
        <w:t>Physical Evaluation</w:t>
      </w:r>
    </w:p>
    <w:commentRangeEnd w:id="327"/>
    <w:p w14:paraId="522F031E" w14:textId="77777777" w:rsidR="004B1CDF" w:rsidRDefault="00AE5C8C" w:rsidP="004B1CDF">
      <w:r>
        <w:rPr>
          <w:rStyle w:val="CommentReference"/>
          <w:rFonts w:cs="Times New Roman"/>
          <w:color w:val="auto"/>
          <w:lang w:eastAsia="en-US"/>
        </w:rPr>
        <w:commentReference w:id="327"/>
      </w:r>
    </w:p>
    <w:p w14:paraId="7097652C" w14:textId="77777777" w:rsidR="004B1CDF" w:rsidRDefault="004B1CDF" w:rsidP="00507E6F">
      <w:pPr>
        <w:pStyle w:val="Heading2"/>
      </w:pPr>
      <w:bookmarkStart w:id="328" w:name="_Toc341554279"/>
      <w:commentRangeStart w:id="329"/>
      <w:r>
        <w:t>Assertions</w:t>
      </w:r>
      <w:commentRangeEnd w:id="329"/>
      <w:r w:rsidR="00B25158">
        <w:rPr>
          <w:rStyle w:val="CommentReference"/>
          <w:rFonts w:ascii="Calibri" w:eastAsia="Calibri" w:hAnsi="Calibri" w:cs="Times New Roman"/>
          <w:b w:val="0"/>
          <w:bCs w:val="0"/>
          <w:color w:val="auto"/>
          <w:lang w:eastAsia="en-US"/>
        </w:rPr>
        <w:commentReference w:id="329"/>
      </w:r>
      <w:bookmarkEnd w:id="328"/>
    </w:p>
    <w:p w14:paraId="7B112990" w14:textId="77777777" w:rsidR="004B1CDF" w:rsidRDefault="004B1CDF" w:rsidP="004B1CDF">
      <w:pPr>
        <w:rPr>
          <w:rFonts w:cs="Courier New"/>
        </w:rPr>
      </w:pPr>
      <w:r>
        <w:rPr>
          <w:rFonts w:cs="Courier New"/>
        </w:rPr>
        <w:t>The Assertion Pattern is used to represent</w:t>
      </w:r>
      <w:r w:rsidRPr="00315935">
        <w:rPr>
          <w:rFonts w:cs="Courier New"/>
        </w:rPr>
        <w:t xml:space="preserve"> </w:t>
      </w:r>
      <w:r>
        <w:rPr>
          <w:rFonts w:cs="Courier New"/>
        </w:rPr>
        <w:t>a clinical finding</w:t>
      </w:r>
      <w:r w:rsidRPr="00315935">
        <w:rPr>
          <w:rFonts w:cs="Courier New"/>
        </w:rPr>
        <w:t xml:space="preserve">. </w:t>
      </w:r>
    </w:p>
    <w:p w14:paraId="5C747EC2" w14:textId="77777777" w:rsidR="004B1CDF" w:rsidRDefault="004B1CDF" w:rsidP="004B1CDF">
      <w:pPr>
        <w:rPr>
          <w:rFonts w:cs="Courier New"/>
        </w:rPr>
      </w:pPr>
      <w:commentRangeStart w:id="330"/>
      <w:r>
        <w:rPr>
          <w:rFonts w:cs="Courier New"/>
        </w:rPr>
        <w:t>An assertion model XXX. There are two upper level assertion classes; Assertion Absent and Assertion XXX. Assertions may:</w:t>
      </w:r>
      <w:commentRangeEnd w:id="330"/>
      <w:r w:rsidR="005E7152">
        <w:rPr>
          <w:rStyle w:val="CommentReference"/>
          <w:rFonts w:cs="Times New Roman"/>
          <w:color w:val="auto"/>
          <w:lang w:eastAsia="en-US"/>
        </w:rPr>
        <w:commentReference w:id="330"/>
      </w:r>
    </w:p>
    <w:p w14:paraId="7C2FC5A5" w14:textId="77777777" w:rsidR="004B1CDF" w:rsidRDefault="004B1CDF" w:rsidP="004B1CDF">
      <w:pPr>
        <w:pStyle w:val="ListParagraph"/>
        <w:numPr>
          <w:ilvl w:val="0"/>
          <w:numId w:val="3"/>
        </w:numPr>
      </w:pPr>
      <w:commentRangeStart w:id="331"/>
      <w:r>
        <w:t>assert the presence (or absence) of a condition in a patient, for example:</w:t>
      </w:r>
    </w:p>
    <w:p w14:paraId="4FBE3DBB" w14:textId="77777777" w:rsidR="004B1CDF" w:rsidRDefault="004B1CDF" w:rsidP="004B1CDF">
      <w:pPr>
        <w:pStyle w:val="ListParagraph"/>
        <w:numPr>
          <w:ilvl w:val="1"/>
          <w:numId w:val="3"/>
        </w:numPr>
      </w:pPr>
      <w:r>
        <w:t>ChestPainAssert asserts the presence of chest pain</w:t>
      </w:r>
    </w:p>
    <w:p w14:paraId="50531343" w14:textId="77777777" w:rsidR="004B1CDF" w:rsidRDefault="004B1CDF" w:rsidP="004B1CDF">
      <w:pPr>
        <w:pStyle w:val="ListParagraph"/>
        <w:numPr>
          <w:ilvl w:val="1"/>
          <w:numId w:val="3"/>
        </w:numPr>
      </w:pPr>
      <w:r>
        <w:t>EdemaAssert asserts the presence of edema</w:t>
      </w:r>
    </w:p>
    <w:p w14:paraId="1E16D380" w14:textId="77777777" w:rsidR="004B1CDF" w:rsidRDefault="004B1CDF" w:rsidP="004B1CDF">
      <w:pPr>
        <w:pStyle w:val="ListParagraph"/>
        <w:numPr>
          <w:ilvl w:val="2"/>
          <w:numId w:val="3"/>
        </w:numPr>
      </w:pPr>
      <w:r>
        <w:t>assert the presence (or absence) of an apparatus, for example:</w:t>
      </w:r>
    </w:p>
    <w:p w14:paraId="6CBC8706" w14:textId="77777777" w:rsidR="004B1CDF" w:rsidRDefault="004B1CDF" w:rsidP="004B1CDF">
      <w:pPr>
        <w:pStyle w:val="ListParagraph"/>
        <w:numPr>
          <w:ilvl w:val="0"/>
          <w:numId w:val="3"/>
        </w:numPr>
      </w:pPr>
      <w:r>
        <w:t>assert the presence of a monitoring or administration device</w:t>
      </w:r>
    </w:p>
    <w:p w14:paraId="1794F3DB" w14:textId="77777777" w:rsidR="004B1CDF" w:rsidRDefault="004B1CDF" w:rsidP="004B1CDF">
      <w:pPr>
        <w:pStyle w:val="ListParagraph"/>
        <w:numPr>
          <w:ilvl w:val="1"/>
          <w:numId w:val="3"/>
        </w:numPr>
      </w:pPr>
      <w:r>
        <w:t xml:space="preserve">OximeterDeviceAssert asserts the presence of an oximeter </w:t>
      </w:r>
    </w:p>
    <w:p w14:paraId="485BEA01" w14:textId="77777777" w:rsidR="004B1CDF" w:rsidRDefault="004B1CDF" w:rsidP="004B1CDF">
      <w:pPr>
        <w:pStyle w:val="ListParagraph"/>
        <w:numPr>
          <w:ilvl w:val="0"/>
          <w:numId w:val="3"/>
        </w:numPr>
      </w:pPr>
      <w:r>
        <w:t>assert the presence of a therapeutic apparatus, such as:</w:t>
      </w:r>
      <w:r>
        <w:tab/>
      </w:r>
    </w:p>
    <w:p w14:paraId="092D1337" w14:textId="77777777" w:rsidR="004B1CDF" w:rsidRDefault="004B1CDF" w:rsidP="004B1CDF">
      <w:pPr>
        <w:pStyle w:val="ListParagraph"/>
        <w:numPr>
          <w:ilvl w:val="1"/>
          <w:numId w:val="3"/>
        </w:numPr>
      </w:pPr>
      <w:r>
        <w:t>compression stockings or a warm blanket</w:t>
      </w:r>
    </w:p>
    <w:p w14:paraId="2146D935" w14:textId="77777777" w:rsidR="004B1CDF" w:rsidRDefault="004B1CDF" w:rsidP="004B1CDF">
      <w:pPr>
        <w:pStyle w:val="ListParagraph"/>
        <w:numPr>
          <w:ilvl w:val="0"/>
          <w:numId w:val="3"/>
        </w:numPr>
      </w:pPr>
      <w:r>
        <w:t>assert the occurrence (or non-occurrence) of an event in which the patient was involved, for example:</w:t>
      </w:r>
    </w:p>
    <w:p w14:paraId="360790E2" w14:textId="77777777" w:rsidR="004B1CDF" w:rsidRDefault="004B1CDF" w:rsidP="004B1CDF">
      <w:pPr>
        <w:pStyle w:val="ListParagraph"/>
        <w:numPr>
          <w:ilvl w:val="1"/>
          <w:numId w:val="3"/>
        </w:numPr>
      </w:pPr>
      <w:r>
        <w:t>an auto accident</w:t>
      </w:r>
    </w:p>
    <w:p w14:paraId="5B4E04A4" w14:textId="77777777" w:rsidR="004B1CDF" w:rsidRDefault="004B1CDF" w:rsidP="004B1CDF">
      <w:pPr>
        <w:pStyle w:val="ListParagraph"/>
        <w:numPr>
          <w:ilvl w:val="1"/>
          <w:numId w:val="3"/>
        </w:numPr>
      </w:pPr>
      <w:r>
        <w:t>a natural disaster</w:t>
      </w:r>
    </w:p>
    <w:commentRangeEnd w:id="331"/>
    <w:p w14:paraId="5B14FFE9" w14:textId="77777777" w:rsidR="004B1CDF" w:rsidRDefault="006A49FA" w:rsidP="004B1CDF">
      <w:r>
        <w:rPr>
          <w:rStyle w:val="CommentReference"/>
          <w:rFonts w:cs="Times New Roman"/>
          <w:color w:val="auto"/>
          <w:lang w:eastAsia="en-US"/>
        </w:rPr>
        <w:commentReference w:id="331"/>
      </w:r>
    </w:p>
    <w:p w14:paraId="4FAA82E8" w14:textId="77777777" w:rsidR="004B1CDF" w:rsidRPr="00EC15B5" w:rsidRDefault="004B1CDF" w:rsidP="004B1CDF">
      <w:pPr>
        <w:rPr>
          <w:rFonts w:asciiTheme="minorHAnsi" w:hAnsiTheme="minorHAnsi"/>
        </w:rPr>
      </w:pPr>
      <w:commentRangeStart w:id="332"/>
      <w:r w:rsidRPr="00EC15B5">
        <w:rPr>
          <w:rFonts w:asciiTheme="minorHAnsi" w:hAnsiTheme="minorHAnsi"/>
        </w:rPr>
        <w:t>The pattern followed for assertion is:</w:t>
      </w:r>
      <w:commentRangeEnd w:id="332"/>
      <w:r w:rsidR="00B25158">
        <w:rPr>
          <w:rStyle w:val="CommentReference"/>
          <w:rFonts w:cs="Times New Roman"/>
          <w:color w:val="auto"/>
          <w:lang w:eastAsia="en-US"/>
        </w:rPr>
        <w:commentReference w:id="332"/>
      </w:r>
    </w:p>
    <w:p w14:paraId="5B6CE262" w14:textId="77777777" w:rsidR="004B1CDF" w:rsidRPr="00EC15B5" w:rsidRDefault="004B1CDF" w:rsidP="004B1CDF">
      <w:pPr>
        <w:rPr>
          <w:rFonts w:asciiTheme="minorHAnsi" w:hAnsiTheme="minorHAnsi"/>
        </w:rPr>
      </w:pPr>
      <w:r w:rsidRPr="00EC15B5">
        <w:rPr>
          <w:rFonts w:asciiTheme="minorHAnsi" w:hAnsiTheme="minorHAnsi"/>
        </w:rPr>
        <w:t>The assertion pattern is as follows:</w:t>
      </w:r>
    </w:p>
    <w:p w14:paraId="7B35BD36" w14:textId="77777777" w:rsidR="004B1CDF" w:rsidRPr="00EC15B5" w:rsidRDefault="004B1CDF" w:rsidP="004B1CDF">
      <w:pPr>
        <w:pStyle w:val="ListParagraph"/>
        <w:numPr>
          <w:ilvl w:val="0"/>
          <w:numId w:val="28"/>
        </w:numPr>
        <w:rPr>
          <w:rFonts w:asciiTheme="minorHAnsi" w:hAnsiTheme="minorHAnsi"/>
          <w:sz w:val="22"/>
          <w:szCs w:val="22"/>
        </w:rPr>
      </w:pPr>
      <w:r w:rsidRPr="00EC15B5">
        <w:rPr>
          <w:rFonts w:asciiTheme="minorHAnsi" w:hAnsiTheme="minorHAnsi"/>
          <w:sz w:val="22"/>
          <w:szCs w:val="22"/>
        </w:rPr>
        <w:t>Key = a code meaning “assertion”</w:t>
      </w:r>
    </w:p>
    <w:p w14:paraId="57A8CB3C" w14:textId="77777777" w:rsidR="004B1CDF" w:rsidRPr="00EC15B5" w:rsidRDefault="004B1CDF" w:rsidP="004B1CDF">
      <w:pPr>
        <w:pStyle w:val="ListParagraph"/>
        <w:numPr>
          <w:ilvl w:val="0"/>
          <w:numId w:val="28"/>
        </w:numPr>
        <w:rPr>
          <w:rFonts w:asciiTheme="minorHAnsi" w:hAnsiTheme="minorHAnsi"/>
          <w:sz w:val="22"/>
          <w:szCs w:val="22"/>
        </w:rPr>
      </w:pPr>
      <w:r w:rsidRPr="00EC15B5">
        <w:rPr>
          <w:rFonts w:asciiTheme="minorHAnsi" w:hAnsiTheme="minorHAnsi"/>
          <w:sz w:val="22"/>
          <w:szCs w:val="22"/>
        </w:rPr>
        <w:t>Data = a code representing what’s being asserted (“rash”, “auto accident”, “hypertrophy”, etc.)</w:t>
      </w:r>
    </w:p>
    <w:p w14:paraId="01899823" w14:textId="77777777" w:rsidR="004B1CDF" w:rsidRPr="00EC15B5" w:rsidRDefault="004B1CDF" w:rsidP="004B1CDF">
      <w:pPr>
        <w:pStyle w:val="ListParagraph"/>
        <w:rPr>
          <w:rFonts w:asciiTheme="minorHAnsi" w:hAnsiTheme="minorHAnsi"/>
          <w:sz w:val="22"/>
          <w:szCs w:val="22"/>
        </w:rPr>
      </w:pPr>
    </w:p>
    <w:p w14:paraId="169E3A4E" w14:textId="77777777" w:rsidR="004B1CDF" w:rsidRPr="00EC15B5" w:rsidRDefault="004B1CDF" w:rsidP="004B1CDF">
      <w:pPr>
        <w:rPr>
          <w:rFonts w:asciiTheme="minorHAnsi" w:hAnsiTheme="minorHAnsi"/>
        </w:rPr>
      </w:pPr>
      <w:r w:rsidRPr="00EC15B5">
        <w:rPr>
          <w:rFonts w:asciiTheme="minorHAnsi" w:hAnsiTheme="minorHAnsi"/>
        </w:rPr>
        <w:t>Another pattern that could have been selected is:</w:t>
      </w:r>
    </w:p>
    <w:p w14:paraId="4F2F6FAB" w14:textId="77777777" w:rsidR="004B1CDF" w:rsidRPr="00EC15B5" w:rsidRDefault="004B1CDF" w:rsidP="004B1CDF">
      <w:pPr>
        <w:pStyle w:val="ListParagraph"/>
        <w:numPr>
          <w:ilvl w:val="0"/>
          <w:numId w:val="29"/>
        </w:numPr>
        <w:rPr>
          <w:rFonts w:asciiTheme="minorHAnsi" w:hAnsiTheme="minorHAnsi"/>
          <w:sz w:val="22"/>
          <w:szCs w:val="22"/>
        </w:rPr>
      </w:pPr>
      <w:r w:rsidRPr="00EC15B5">
        <w:rPr>
          <w:rFonts w:asciiTheme="minorHAnsi" w:hAnsiTheme="minorHAnsi"/>
          <w:sz w:val="22"/>
          <w:szCs w:val="22"/>
        </w:rPr>
        <w:t>Key = a code representing what’s being asserted (“rash”, “auto accident”, “hypertrophy”, etc.)</w:t>
      </w:r>
    </w:p>
    <w:p w14:paraId="69DBD457" w14:textId="77777777" w:rsidR="004B1CDF" w:rsidRPr="00EC15B5" w:rsidRDefault="004B1CDF" w:rsidP="004B1CDF">
      <w:pPr>
        <w:pStyle w:val="ListParagraph"/>
        <w:numPr>
          <w:ilvl w:val="0"/>
          <w:numId w:val="29"/>
        </w:numPr>
        <w:rPr>
          <w:rFonts w:asciiTheme="minorHAnsi" w:hAnsiTheme="minorHAnsi"/>
          <w:sz w:val="22"/>
          <w:szCs w:val="22"/>
        </w:rPr>
      </w:pPr>
      <w:r w:rsidRPr="00EC15B5">
        <w:rPr>
          <w:rFonts w:asciiTheme="minorHAnsi" w:hAnsiTheme="minorHAnsi"/>
          <w:sz w:val="22"/>
          <w:szCs w:val="22"/>
        </w:rPr>
        <w:t>Data = “present” or “yes”</w:t>
      </w:r>
    </w:p>
    <w:p w14:paraId="316DEE44" w14:textId="77777777" w:rsidR="004B1CDF" w:rsidRDefault="004B1CDF" w:rsidP="004B1CDF"/>
    <w:p w14:paraId="615A6651" w14:textId="77777777" w:rsidR="004B1CDF" w:rsidRDefault="004B1CDF" w:rsidP="004B1CDF">
      <w:r>
        <w:t>The rationale for selecting the first pattern is twofold:</w:t>
      </w:r>
    </w:p>
    <w:p w14:paraId="6414136E" w14:textId="77777777" w:rsidR="004B1CDF" w:rsidRPr="0052305C" w:rsidRDefault="004B1CDF" w:rsidP="004B1CDF">
      <w:pPr>
        <w:pStyle w:val="ListParagraph"/>
        <w:numPr>
          <w:ilvl w:val="2"/>
          <w:numId w:val="27"/>
        </w:numPr>
        <w:ind w:left="360"/>
        <w:rPr>
          <w:rFonts w:eastAsiaTheme="majorEastAsia" w:cstheme="majorBidi"/>
          <w:b/>
          <w:bCs/>
          <w:sz w:val="36"/>
          <w:szCs w:val="28"/>
        </w:rPr>
      </w:pPr>
      <w:r>
        <w:t xml:space="preserve">It was judged to be most consistent with the semantics of terminologies we expect to map </w:t>
      </w:r>
      <w:del w:id="333" w:author="Claude Nanjo" w:date="2016-11-23T20:11:00Z">
        <w:r w:rsidDel="00B25158">
          <w:delText xml:space="preserve"> </w:delText>
        </w:r>
      </w:del>
      <w:r>
        <w:t>to.   The “key” and “data” in the CEM form a sort of “question”/”answer” or “test”/”result” pair.  In cases of measurements, this is more obvious.  For example, in a heart rate measurement model, the “key” or “test” is “heart rate measurement” (or the question is “what is the heart rate measurement?”) and the “data” captures “60 bpm”, “70 bpm”, etc. (the answer, or result).  Given this, in the first pattern, the “key” or “test” is “assertion” (or the “question” is “what is being asserted?”), and the “data” holds the “result”/”answer” (the thing being asserted).</w:t>
      </w:r>
    </w:p>
    <w:p w14:paraId="713A5347" w14:textId="77777777" w:rsidR="004B1CDF" w:rsidRPr="0052305C" w:rsidRDefault="004B1CDF" w:rsidP="004B1CDF">
      <w:pPr>
        <w:pStyle w:val="ListParagraph"/>
        <w:ind w:left="360"/>
        <w:rPr>
          <w:rFonts w:eastAsiaTheme="majorEastAsia" w:cstheme="majorBidi"/>
          <w:b/>
          <w:bCs/>
          <w:sz w:val="36"/>
          <w:szCs w:val="28"/>
        </w:rPr>
      </w:pPr>
      <w:r>
        <w:t>In the second pattern, if “rash” were the “key”, and “data” held “present’, then the meaning of the “key” (to fit the “question”/”answer” or “test”/”result” paradigm) is actually “evaluation of whether a rash is present or absent”, not “rash” as a condition in the patient.  The latter, though, is the meaning of the concept in a terminology such as SNOMED CT.  In contrast, in the first pattern, the code that populates “data” is consistent with the SNOMED meaning.  Thus the first pattern and not the second facilitates mappings to standards.</w:t>
      </w:r>
    </w:p>
    <w:p w14:paraId="6599AF58" w14:textId="77777777" w:rsidR="004B1CDF" w:rsidRPr="00FE0DC2" w:rsidRDefault="004B1CDF" w:rsidP="004B1CDF">
      <w:pPr>
        <w:pStyle w:val="ListParagraph"/>
        <w:numPr>
          <w:ilvl w:val="2"/>
          <w:numId w:val="27"/>
        </w:numPr>
        <w:ind w:left="360"/>
        <w:rPr>
          <w:rFonts w:eastAsiaTheme="majorEastAsia" w:cstheme="majorBidi"/>
          <w:b/>
          <w:bCs/>
          <w:sz w:val="36"/>
          <w:szCs w:val="28"/>
        </w:rPr>
      </w:pPr>
      <w:r>
        <w:t>The pattern followed the conclusions of the HL7 TermInfo effort.  The HL7 TermInfo project</w:t>
      </w:r>
      <w:r>
        <w:rPr>
          <w:rStyle w:val="FootnoteReference"/>
        </w:rPr>
        <w:footnoteReference w:id="1"/>
      </w:r>
      <w:r>
        <w:t xml:space="preserve"> sought to specify guidelines for using SNOMED CT concepts within the HL7 Reference Information Model.  The group followed the reasoning of 1) above.  Hence, using the first pattern aligns the CEMs with the TermInfo effort.</w:t>
      </w:r>
    </w:p>
    <w:p w14:paraId="53E8BA2E" w14:textId="77777777" w:rsidR="004B1CDF" w:rsidRDefault="004B1CDF" w:rsidP="004B1CDF">
      <w:pPr>
        <w:pStyle w:val="ListParagraph"/>
      </w:pPr>
    </w:p>
    <w:p w14:paraId="223B502D" w14:textId="77777777" w:rsidR="004B1CDF" w:rsidRDefault="004B1CDF" w:rsidP="00D70EB9">
      <w:pPr>
        <w:pStyle w:val="Heading3"/>
      </w:pPr>
      <w:bookmarkStart w:id="334" w:name="_Toc341554280"/>
      <w:r>
        <w:t>Assertion Subtypes</w:t>
      </w:r>
      <w:bookmarkEnd w:id="334"/>
    </w:p>
    <w:p w14:paraId="587FA38A" w14:textId="77777777" w:rsidR="004B1CDF" w:rsidRPr="00DE450B" w:rsidRDefault="004B1CDF" w:rsidP="004B1CDF">
      <w:r>
        <w:t>The assertion subtypes are not yet created for this ballot but we expect to create the following possible subtypes.</w:t>
      </w:r>
    </w:p>
    <w:p w14:paraId="33B1D321" w14:textId="77777777" w:rsidR="004B1CDF" w:rsidRDefault="004B1CDF" w:rsidP="009330F7">
      <w:pPr>
        <w:pStyle w:val="Heading4"/>
      </w:pPr>
      <w:commentRangeStart w:id="335"/>
      <w:r>
        <w:t>Clinical Assertions</w:t>
      </w:r>
      <w:commentRangeEnd w:id="335"/>
      <w:r w:rsidR="00DB3164">
        <w:rPr>
          <w:rStyle w:val="CommentReference"/>
          <w:rFonts w:ascii="Calibri" w:eastAsia="Calibri" w:hAnsi="Calibri" w:cs="Times New Roman"/>
          <w:b w:val="0"/>
          <w:bCs w:val="0"/>
          <w:i w:val="0"/>
          <w:iCs w:val="0"/>
          <w:color w:val="auto"/>
          <w:lang w:eastAsia="en-US"/>
        </w:rPr>
        <w:commentReference w:id="335"/>
      </w:r>
    </w:p>
    <w:p w14:paraId="47FD6557" w14:textId="77777777" w:rsidR="004B1CDF" w:rsidRPr="0080236F" w:rsidRDefault="004B1CDF" w:rsidP="004B1CDF">
      <w:r>
        <w:t>Clinical Assertions assert the existence of clinical conditions, diseases, etc. in the patient.  The partial model ClinicalAssert (whose key is “Assertion”) is used as the parent.  A specific Clinical Assertion extends ClinicalAssert with any additional qualifiers necessary for the specific data element.  It also constrains the data code of ClinicalAssert to a code representing the condition or disease being asserted.  Figure XXX shows the example of WoundAssert.  Other examples are CoughAssert, NauseaAssert, and DiabetesMellitusTypeOneAssert, etc.</w:t>
      </w:r>
    </w:p>
    <w:p w14:paraId="5F2597F7" w14:textId="77777777" w:rsidR="004B1CDF" w:rsidRDefault="004B1CDF" w:rsidP="009330F7">
      <w:pPr>
        <w:pStyle w:val="Heading4"/>
      </w:pPr>
      <w:r>
        <w:t>Event Assertions</w:t>
      </w:r>
    </w:p>
    <w:p w14:paraId="4043C502" w14:textId="77777777" w:rsidR="004B1CDF" w:rsidRPr="0080236F" w:rsidRDefault="004B1CDF" w:rsidP="004B1CDF">
      <w:r w:rsidRPr="0080236F">
        <w:t xml:space="preserve">Event Assertions are used to assert that an </w:t>
      </w:r>
      <w:commentRangeStart w:id="336"/>
      <w:r w:rsidRPr="0080236F">
        <w:t xml:space="preserve">event </w:t>
      </w:r>
      <w:commentRangeEnd w:id="336"/>
      <w:r w:rsidR="00DB3164">
        <w:rPr>
          <w:rStyle w:val="CommentReference"/>
          <w:rFonts w:cs="Times New Roman"/>
          <w:color w:val="auto"/>
          <w:lang w:eastAsia="en-US"/>
        </w:rPr>
        <w:commentReference w:id="336"/>
      </w:r>
      <w:r w:rsidRPr="0080236F">
        <w:t>involving the patient occurred, e.g., auto accident, poisoning, burns, etc.  It is expected that the concepts used to populate “</w:t>
      </w:r>
      <w:commentRangeStart w:id="337"/>
      <w:r w:rsidRPr="0080236F">
        <w:t>data</w:t>
      </w:r>
      <w:commentRangeEnd w:id="337"/>
      <w:r w:rsidR="00DB3164">
        <w:rPr>
          <w:rStyle w:val="CommentReference"/>
          <w:rFonts w:cs="Times New Roman"/>
          <w:color w:val="auto"/>
          <w:lang w:eastAsia="en-US"/>
        </w:rPr>
        <w:commentReference w:id="337"/>
      </w:r>
      <w:r w:rsidRPr="0080236F">
        <w:t>” would be mappable to concepts in the SNOMED event hierarchy.</w:t>
      </w:r>
    </w:p>
    <w:p w14:paraId="02E9B53F" w14:textId="77777777" w:rsidR="004B1CDF" w:rsidRDefault="004B1CDF" w:rsidP="009330F7">
      <w:pPr>
        <w:pStyle w:val="Heading4"/>
      </w:pPr>
      <w:r>
        <w:t>Device Assertions</w:t>
      </w:r>
    </w:p>
    <w:p w14:paraId="5ADAEB5B" w14:textId="77777777" w:rsidR="004B1CDF" w:rsidRDefault="004B1CDF" w:rsidP="004B1CDF">
      <w:r>
        <w:t>Device</w:t>
      </w:r>
      <w:r w:rsidRPr="0080236F">
        <w:t xml:space="preserve"> Assertions are used to assert the presence of an apparatus or piece of equipment relative to the care of the patient (e.g., warm blanket, IV pump, compression hose, etc.) or a condition of such apparatus or equipment (e.g., tube leak, ventilator piston centered, chest tube patent, etc.).  A specific </w:t>
      </w:r>
      <w:r>
        <w:t>Device</w:t>
      </w:r>
      <w:r w:rsidRPr="0080236F">
        <w:t xml:space="preserve"> Assertion extends </w:t>
      </w:r>
      <w:commentRangeStart w:id="338"/>
      <w:r w:rsidRPr="0080236F">
        <w:t>ObservationAssert</w:t>
      </w:r>
      <w:commentRangeEnd w:id="338"/>
      <w:r w:rsidR="00DB3164">
        <w:rPr>
          <w:rStyle w:val="CommentReference"/>
          <w:rFonts w:cs="Times New Roman"/>
          <w:color w:val="auto"/>
          <w:lang w:eastAsia="en-US"/>
        </w:rPr>
        <w:commentReference w:id="338"/>
      </w:r>
      <w:r w:rsidRPr="0080236F">
        <w:t xml:space="preserve"> with any additional qualifiers necessary for the specific data element.  It also constrains the data code of ObservationAssert to a code representing the apparatus or equipment observed to be present.</w:t>
      </w:r>
    </w:p>
    <w:p w14:paraId="1B83E81E" w14:textId="77777777" w:rsidR="004B1CDF" w:rsidRDefault="004B1CDF" w:rsidP="004B1CDF">
      <w:pPr>
        <w:rPr>
          <w:rFonts w:ascii="Cambria" w:eastAsia="Cambria" w:hAnsi="Cambria" w:cs="Cambria"/>
          <w:b/>
          <w:bCs/>
          <w:color w:val="4F81BD"/>
          <w:sz w:val="26"/>
          <w:szCs w:val="26"/>
        </w:rPr>
      </w:pPr>
      <w:r w:rsidRPr="0080236F">
        <w:rPr>
          <w:rFonts w:ascii="Cambria" w:eastAsia="Cambria" w:hAnsi="Cambria" w:cs="Cambria"/>
          <w:b/>
          <w:bCs/>
          <w:color w:val="4F81BD"/>
          <w:sz w:val="26"/>
          <w:szCs w:val="26"/>
        </w:rPr>
        <w:t>Guideline: Assertion versus Evaluation</w:t>
      </w:r>
    </w:p>
    <w:p w14:paraId="2E6C7A27" w14:textId="77777777" w:rsidR="004B1CDF" w:rsidRDefault="004B1CDF" w:rsidP="004B1CDF">
      <w:pPr>
        <w:rPr>
          <w:rFonts w:cs="Times New Roman"/>
        </w:rPr>
      </w:pPr>
      <w:r>
        <w:rPr>
          <w:rFonts w:cs="Times New Roman"/>
        </w:rPr>
        <w:t>In many cases, the decision between using the evaluation pattern and the assertion pattern is intuitive and straight forward.  “Urine color”, for example, is clearly best modeled as an evaluation – the property being evaluated is the color of the patient’s urine, and the value (data) of the evaluation is the set of codes representing the colors that will be observed.   To model urine color as an assertion would require the creation of unnatural precoordinated concepts – the key would be “assertion”, and data would be populated by a set of codes such as “amber urine” (meaning “the patient has amber urine”), “clear urine”, etc.</w:t>
      </w:r>
    </w:p>
    <w:p w14:paraId="1296E6F0" w14:textId="77777777" w:rsidR="004B1CDF" w:rsidRPr="0080236F" w:rsidRDefault="004B1CDF" w:rsidP="004B1CDF">
      <w:pPr>
        <w:rPr>
          <w:rFonts w:cs="Times New Roman"/>
        </w:rPr>
      </w:pPr>
      <w:r>
        <w:rPr>
          <w:rFonts w:cs="Times New Roman"/>
        </w:rPr>
        <w:t>However, this highlights the fact that any evaluation model may be transformed into an assertion model.  (</w:t>
      </w:r>
      <w:commentRangeStart w:id="339"/>
      <w:r>
        <w:rPr>
          <w:rFonts w:cs="Times New Roman"/>
        </w:rPr>
        <w:t xml:space="preserve">Conversely, any assertion model may be transformed into an evaluation model.)  </w:t>
      </w:r>
      <w:commentRangeEnd w:id="339"/>
      <w:r w:rsidR="002542B0">
        <w:rPr>
          <w:rStyle w:val="CommentReference"/>
          <w:rFonts w:cs="Times New Roman"/>
          <w:color w:val="auto"/>
          <w:lang w:eastAsia="en-US"/>
        </w:rPr>
        <w:commentReference w:id="339"/>
      </w:r>
      <w:r>
        <w:rPr>
          <w:rFonts w:cs="Times New Roman"/>
        </w:rPr>
        <w:t>In the case of urine color, the decisio</w:t>
      </w:r>
      <w:r w:rsidRPr="0080236F">
        <w:rPr>
          <w:rFonts w:cs="Times New Roman"/>
        </w:rPr>
        <w:t>n is intuitive.  But in other cases, the decision is less clear.</w:t>
      </w:r>
    </w:p>
    <w:p w14:paraId="42264494" w14:textId="77777777" w:rsidR="004B1CDF" w:rsidRPr="0080236F" w:rsidRDefault="004B1CDF" w:rsidP="004B1CDF">
      <w:pPr>
        <w:rPr>
          <w:rFonts w:cs="Times New Roman"/>
        </w:rPr>
      </w:pPr>
      <w:commentRangeStart w:id="340"/>
      <w:r w:rsidRPr="0080236F">
        <w:rPr>
          <w:rFonts w:cs="Times New Roman"/>
        </w:rPr>
        <w:t>For example, “heart rhythyms” (bradycardic, tachycardic, etc.) may be modeled as multiple assertion models (bradycardia, tachycardia, etc.) or as a “heart rhythms” evaluation model whose data is constrained to a value set (containing “bradycardic”, “tachycardic”, etc.).</w:t>
      </w:r>
      <w:commentRangeEnd w:id="340"/>
      <w:r w:rsidR="002542B0">
        <w:rPr>
          <w:rStyle w:val="CommentReference"/>
          <w:rFonts w:cs="Times New Roman"/>
          <w:color w:val="auto"/>
          <w:lang w:eastAsia="en-US"/>
        </w:rPr>
        <w:commentReference w:id="340"/>
      </w:r>
    </w:p>
    <w:p w14:paraId="5121AEDE" w14:textId="77777777" w:rsidR="004B1CDF" w:rsidRPr="0080236F" w:rsidRDefault="004B1CDF" w:rsidP="004B1CDF">
      <w:pPr>
        <w:rPr>
          <w:rFonts w:cs="Times New Roman"/>
        </w:rPr>
      </w:pPr>
      <w:commentRangeStart w:id="341"/>
      <w:r w:rsidRPr="0080236F">
        <w:rPr>
          <w:rFonts w:cs="Times New Roman"/>
        </w:rPr>
        <w:t>The general guideline is if it’s most natural to think of the data element as a noun – as a condition or state that exists in the patient – model as an assertion or set of assertions.  If the statement about the patient is most naturally thought of as a name/value pair (i.e., a noun representing the property and an adjective representing the value), such as “hair color” = (“black”, “brown”, “blonde”), then model it as an evaluation.</w:t>
      </w:r>
    </w:p>
    <w:p w14:paraId="143E50F8" w14:textId="77777777" w:rsidR="004B1CDF" w:rsidRDefault="004B1CDF" w:rsidP="004B1CDF">
      <w:pPr>
        <w:rPr>
          <w:rFonts w:cs="Times New Roman"/>
        </w:rPr>
      </w:pPr>
      <w:r w:rsidRPr="0080236F">
        <w:rPr>
          <w:rFonts w:cs="Times New Roman"/>
        </w:rPr>
        <w:t>Another hint is if the desire is to represent an abnormal condition in the patient, use an assertion model.  Evaluations are most often used to capture descriptions of a patient property where some or all of the valid values are perfectly normal in a healthy patient.  For example, if the skin is being evaluated for warmth, color and moisture level the model will be SkinCharacteristicsEval.</w:t>
      </w:r>
    </w:p>
    <w:commentRangeEnd w:id="341"/>
    <w:p w14:paraId="35B4F729" w14:textId="77777777" w:rsidR="004B1CDF" w:rsidRDefault="008E6ADC" w:rsidP="004B1CDF">
      <w:r>
        <w:rPr>
          <w:rStyle w:val="CommentReference"/>
          <w:rFonts w:cs="Times New Roman"/>
          <w:color w:val="auto"/>
          <w:lang w:eastAsia="en-US"/>
        </w:rPr>
        <w:commentReference w:id="341"/>
      </w:r>
      <w:r w:rsidR="004B1CDF">
        <w:t>This discussion highlights the importance of isosemantic models.  (See the discussion in the “</w:t>
      </w:r>
      <w:r w:rsidR="004B1CDF">
        <w:fldChar w:fldCharType="begin"/>
      </w:r>
      <w:r w:rsidR="004B1CDF">
        <w:instrText xml:space="preserve"> REF _Ref354484783 \h </w:instrText>
      </w:r>
      <w:r w:rsidR="004B1CDF">
        <w:fldChar w:fldCharType="separate"/>
      </w:r>
      <w:r w:rsidR="004B1CDF">
        <w:rPr>
          <w:b/>
        </w:rPr>
        <w:t>Error! Reference source not found.</w:t>
      </w:r>
      <w:r w:rsidR="004B1CDF">
        <w:fldChar w:fldCharType="end"/>
      </w:r>
      <w:r w:rsidR="004B1CDF">
        <w:t>” section.)  Even if one model or set of models can be agreed upon for the storage model (e.g., assertion models for “bradycardia” and “tachycardia” instead of an evaluation model with “bradycardic” and “tachycardic” as values), inevitably there will be use cases (data entry, messaging, reporting, etc.) for the other model.  An essential (as of now unfulfilled) requirement is for a mechanism of identifying isosemantic models, managing isosemantic groups, and transforming between them.</w:t>
      </w:r>
    </w:p>
    <w:p w14:paraId="7A7ABB27" w14:textId="77777777" w:rsidR="004B1CDF" w:rsidRDefault="004B1CDF" w:rsidP="00507E6F">
      <w:pPr>
        <w:pStyle w:val="Heading2"/>
      </w:pPr>
      <w:bookmarkStart w:id="342" w:name="_Toc341554281"/>
      <w:r>
        <w:t>Procedures</w:t>
      </w:r>
      <w:bookmarkEnd w:id="342"/>
    </w:p>
    <w:p w14:paraId="516AD083" w14:textId="77777777" w:rsidR="004B1CDF" w:rsidRDefault="004B1CDF" w:rsidP="004B1CDF">
      <w:r>
        <w:t>Procedure models are</w:t>
      </w:r>
      <w:r w:rsidRPr="00BC2BBE">
        <w:t xml:space="preserve"> used for </w:t>
      </w:r>
      <w:r>
        <w:t xml:space="preserve">actions taken related to the care of a patient.  The actions represented are not necessarily </w:t>
      </w:r>
      <w:r w:rsidRPr="006413CD">
        <w:rPr>
          <w:i/>
        </w:rPr>
        <w:t>surgical</w:t>
      </w:r>
      <w:r>
        <w:t xml:space="preserve"> procedures.  (It is expected that one procedure model, yet to be created, will be a “surgical procedure” model, which can be further extended or constrained and which will contain the common attributes of a surgical procedure.)  The actions might be any patient care-related actions, </w:t>
      </w:r>
      <w:r w:rsidRPr="00BC2BBE">
        <w:t xml:space="preserve">e.g.  peripheral IV placement, </w:t>
      </w:r>
      <w:r>
        <w:t xml:space="preserve">delivery of a </w:t>
      </w:r>
      <w:r w:rsidRPr="00BC2BBE">
        <w:t xml:space="preserve">warm blanket, </w:t>
      </w:r>
      <w:r>
        <w:t>dressing change, ambulation, patient education, etc.</w:t>
      </w:r>
    </w:p>
    <w:p w14:paraId="09CE097C" w14:textId="77777777" w:rsidR="004B1CDF" w:rsidRDefault="004B1CDF" w:rsidP="004B1CDF">
      <w:pPr>
        <w:rPr>
          <w:rFonts w:cs="Courier New"/>
        </w:rPr>
      </w:pPr>
      <w:commentRangeStart w:id="343"/>
      <w:r>
        <w:rPr>
          <w:rFonts w:cs="Courier New"/>
        </w:rPr>
        <w:t xml:space="preserve">There are three upper level procedure classes; </w:t>
      </w:r>
      <w:r w:rsidRPr="00315935">
        <w:rPr>
          <w:rFonts w:cs="Courier New"/>
          <w:i/>
        </w:rPr>
        <w:t>Procedure Proposal</w:t>
      </w:r>
      <w:r>
        <w:rPr>
          <w:rFonts w:cs="Courier New"/>
        </w:rPr>
        <w:t xml:space="preserve"> and </w:t>
      </w:r>
      <w:r w:rsidRPr="00315935">
        <w:rPr>
          <w:rFonts w:cs="Courier New"/>
          <w:i/>
        </w:rPr>
        <w:t>Procedure Performed</w:t>
      </w:r>
      <w:r>
        <w:rPr>
          <w:rFonts w:cs="Courier New"/>
        </w:rPr>
        <w:t xml:space="preserve"> and </w:t>
      </w:r>
      <w:r w:rsidRPr="00315935">
        <w:rPr>
          <w:rFonts w:cs="Courier New"/>
          <w:i/>
        </w:rPr>
        <w:t>Procedure Not Done</w:t>
      </w:r>
      <w:r>
        <w:rPr>
          <w:rFonts w:cs="Courier New"/>
        </w:rPr>
        <w:t xml:space="preserve">. </w:t>
      </w:r>
      <w:commentRangeEnd w:id="343"/>
      <w:r w:rsidR="00B9527B">
        <w:rPr>
          <w:rStyle w:val="CommentReference"/>
          <w:rFonts w:cs="Times New Roman"/>
          <w:color w:val="auto"/>
          <w:lang w:eastAsia="en-US"/>
        </w:rPr>
        <w:commentReference w:id="343"/>
      </w:r>
    </w:p>
    <w:p w14:paraId="404E8FFF" w14:textId="77777777" w:rsidR="004B1CDF" w:rsidRDefault="004B1CDF" w:rsidP="004B1CDF">
      <w:commentRangeStart w:id="344"/>
      <w:r>
        <w:t xml:space="preserve">At least three use cases exist pertaining to use of measurements (for example, a heart rate measurement).  The most common use case is to capture the values of the measurements and retrieve them for display, calculations, trending, decision support, etc.  Second, in certain circumstances, the desire might be just to document that a heart rate measurement was performed – regardless of the value of the resulting measurement.  For example, a protocol may dictate that heart rate measurements be taken according to a time schedule, and an application monitoring protocol compliance may query to ensure that the measurements were taken.  In this case, the measurement values are inconsequential.  Third, in certain circumstances it might be desirable to explicitly document that a heart rate measurement was </w:t>
      </w:r>
      <w:r w:rsidRPr="00A93EC0">
        <w:rPr>
          <w:i/>
        </w:rPr>
        <w:t>not</w:t>
      </w:r>
      <w:r>
        <w:t xml:space="preserve"> performed.  Again, an example may be that a protocol requires that heart rate measurements be taken; users need a way to note exceptions to the protocol and monitors of the protocol need a way to detect the exceptions.</w:t>
      </w:r>
      <w:commentRangeEnd w:id="344"/>
      <w:r w:rsidR="00B9527B">
        <w:rPr>
          <w:rStyle w:val="CommentReference"/>
          <w:rFonts w:cs="Times New Roman"/>
          <w:color w:val="auto"/>
          <w:lang w:eastAsia="en-US"/>
        </w:rPr>
        <w:commentReference w:id="344"/>
      </w:r>
    </w:p>
    <w:p w14:paraId="20F6FB16" w14:textId="77777777" w:rsidR="004B1CDF" w:rsidRDefault="004B1CDF" w:rsidP="004B1CDF">
      <w:r>
        <w:t>Several options are available for covering these three use cases:</w:t>
      </w:r>
    </w:p>
    <w:p w14:paraId="3E0B3F7A" w14:textId="77777777" w:rsidR="004B1CDF" w:rsidRDefault="004B1CDF" w:rsidP="004B1CDF">
      <w:pPr>
        <w:pStyle w:val="ListParagraph"/>
        <w:numPr>
          <w:ilvl w:val="0"/>
          <w:numId w:val="30"/>
        </w:numPr>
      </w:pPr>
      <w:commentRangeStart w:id="345"/>
      <w:r>
        <w:t xml:space="preserve">Use a single measurement model for all three use cases.  Creation of the instance would implicitly represent that the procedure was performed.  To state that a measurement procedure was </w:t>
      </w:r>
      <w:r w:rsidRPr="00A93EC0">
        <w:rPr>
          <w:i/>
        </w:rPr>
        <w:t>not</w:t>
      </w:r>
      <w:r>
        <w:t xml:space="preserve"> performed, “data” would be left null, and either a null flavor would indicate that the procedure was not performed, a new attribution (e.g., “stated not performed”) or modifier (e.g., “not performed indicator”) would be used, or both null flavor and the attribution/modifier would be used.</w:t>
      </w:r>
      <w:commentRangeEnd w:id="345"/>
      <w:r w:rsidR="00383A60">
        <w:rPr>
          <w:rStyle w:val="CommentReference"/>
          <w:rFonts w:ascii="Calibri" w:hAnsi="Calibri"/>
          <w:lang w:eastAsia="en-US"/>
        </w:rPr>
        <w:commentReference w:id="345"/>
      </w:r>
    </w:p>
    <w:p w14:paraId="508F05E8" w14:textId="77777777" w:rsidR="004B1CDF" w:rsidRDefault="004B1CDF" w:rsidP="004B1CDF">
      <w:pPr>
        <w:pStyle w:val="ListParagraph"/>
        <w:numPr>
          <w:ilvl w:val="0"/>
          <w:numId w:val="30"/>
        </w:numPr>
      </w:pPr>
      <w:r>
        <w:t>Use one model for the measurement, another for the procedure (both affirmative and negative).  A procedure instance without negation would represent that the measurement procedure was performed.  A procedure instance with negation would represent that the measurement was not performed.</w:t>
      </w:r>
    </w:p>
    <w:p w14:paraId="19E28647" w14:textId="77777777" w:rsidR="004B1CDF" w:rsidRDefault="004B1CDF" w:rsidP="004B1CDF">
      <w:pPr>
        <w:pStyle w:val="ListParagraph"/>
        <w:numPr>
          <w:ilvl w:val="0"/>
          <w:numId w:val="30"/>
        </w:numPr>
      </w:pPr>
      <w:r>
        <w:t xml:space="preserve">Use one model for the measurement and affirmative procedure, another for the negative procedure.  Creation of an instance of the measurement model would represent a measurement and would implicitly represent that the procedure was performed.  To state that a measurement procedure was </w:t>
      </w:r>
      <w:r w:rsidRPr="00A93EC0">
        <w:rPr>
          <w:i/>
        </w:rPr>
        <w:t>not</w:t>
      </w:r>
      <w:r>
        <w:t xml:space="preserve"> performed, the other model, which means “procedure not performed” would be used.</w:t>
      </w:r>
    </w:p>
    <w:p w14:paraId="224601F9" w14:textId="77777777" w:rsidR="004B1CDF" w:rsidRDefault="004B1CDF" w:rsidP="004B1CDF"/>
    <w:p w14:paraId="72C67F6D" w14:textId="77777777" w:rsidR="004B1CDF" w:rsidRDefault="004B1CDF" w:rsidP="004B1CDF">
      <w:commentRangeStart w:id="346"/>
      <w:r>
        <w:t>The first alternative would require that for the common use case of finding all heart rate measurement results</w:t>
      </w:r>
      <w:commentRangeEnd w:id="346"/>
      <w:r w:rsidR="00383A60">
        <w:rPr>
          <w:rStyle w:val="CommentReference"/>
          <w:rFonts w:cs="Times New Roman"/>
          <w:color w:val="auto"/>
          <w:lang w:eastAsia="en-US"/>
        </w:rPr>
        <w:commentReference w:id="346"/>
      </w:r>
      <w:r>
        <w:t xml:space="preserve">, care must be taken to “weed out” any instances that actually mean “heart rate measurement not performed”.  The second alternative would require that for the use case of answering the question, </w:t>
      </w:r>
      <w:commentRangeStart w:id="347"/>
      <w:r>
        <w:t xml:space="preserve">“was a heart rate measurement performed?” </w:t>
      </w:r>
      <w:commentRangeEnd w:id="347"/>
      <w:r w:rsidR="00383A60">
        <w:rPr>
          <w:rStyle w:val="CommentReference"/>
          <w:rFonts w:cs="Times New Roman"/>
          <w:color w:val="auto"/>
          <w:lang w:eastAsia="en-US"/>
        </w:rPr>
        <w:commentReference w:id="347"/>
      </w:r>
      <w:r>
        <w:t>(unconcerned with the result), instances of two different models would need to be queried for.</w:t>
      </w:r>
    </w:p>
    <w:p w14:paraId="44136DDC" w14:textId="77777777" w:rsidR="004B1CDF" w:rsidRDefault="004B1CDF" w:rsidP="004B1CDF">
      <w:r>
        <w:t>The third alternative (recommended) supports the “find all heart rate measurement results” query without any filtering out of confounding instances and supports the “was a heart rate measurement performed?” query without needing to include two models.  It separates out the query for “heart rate measurement not performed” into a separate model.  The only use case in which this alternative would be disadvantageous is if an application needed to find “</w:t>
      </w:r>
      <w:commentRangeStart w:id="348"/>
      <w:r>
        <w:t>all cases in which a heart rate was or was not performed</w:t>
      </w:r>
      <w:commentRangeEnd w:id="348"/>
      <w:r w:rsidR="00FD6D37">
        <w:rPr>
          <w:rStyle w:val="CommentReference"/>
          <w:rFonts w:cs="Times New Roman"/>
          <w:color w:val="auto"/>
          <w:lang w:eastAsia="en-US"/>
        </w:rPr>
        <w:commentReference w:id="348"/>
      </w:r>
      <w:r>
        <w:t>”.  In this case, two models would need to be queried.  Such a use case, however, is very unlikely.</w:t>
      </w:r>
    </w:p>
    <w:p w14:paraId="386A751A" w14:textId="77777777" w:rsidR="004B1CDF" w:rsidRPr="00EC15B5" w:rsidRDefault="004B1CDF" w:rsidP="004B1CDF">
      <w:commentRangeStart w:id="349"/>
      <w:r>
        <w:t>For these reasons, the third alternative is recommended.</w:t>
      </w:r>
      <w:commentRangeEnd w:id="349"/>
      <w:r w:rsidR="00FD6D37">
        <w:rPr>
          <w:rStyle w:val="CommentReference"/>
          <w:rFonts w:cs="Times New Roman"/>
          <w:color w:val="auto"/>
          <w:lang w:eastAsia="en-US"/>
        </w:rPr>
        <w:commentReference w:id="349"/>
      </w:r>
    </w:p>
    <w:p w14:paraId="671B3AAA" w14:textId="77777777" w:rsidR="004B1CDF" w:rsidRDefault="004B1CDF" w:rsidP="00114253">
      <w:pPr>
        <w:pStyle w:val="Heading1"/>
        <w:numPr>
          <w:ilvl w:val="0"/>
          <w:numId w:val="1"/>
        </w:numPr>
      </w:pPr>
      <w:bookmarkStart w:id="350" w:name="_Toc341554282"/>
      <w:commentRangeStart w:id="351"/>
      <w:r>
        <w:t>Composition Patterns</w:t>
      </w:r>
      <w:bookmarkEnd w:id="293"/>
      <w:bookmarkEnd w:id="294"/>
      <w:commentRangeEnd w:id="351"/>
      <w:r w:rsidR="0003307D">
        <w:rPr>
          <w:rStyle w:val="CommentReference"/>
          <w:rFonts w:ascii="Calibri" w:eastAsia="Calibri" w:hAnsi="Calibri" w:cs="Times New Roman"/>
          <w:b w:val="0"/>
          <w:bCs w:val="0"/>
          <w:color w:val="auto"/>
          <w:lang w:eastAsia="en-US"/>
        </w:rPr>
        <w:commentReference w:id="351"/>
      </w:r>
      <w:bookmarkEnd w:id="350"/>
      <w:r>
        <w:br w:type="page"/>
      </w:r>
      <w:bookmarkStart w:id="352" w:name="_Toc341554283"/>
      <w:r>
        <w:lastRenderedPageBreak/>
        <w:t>Modelling Style</w:t>
      </w:r>
      <w:bookmarkEnd w:id="352"/>
    </w:p>
    <w:p w14:paraId="1AA66BE5" w14:textId="77777777" w:rsidR="004B1CDF" w:rsidRDefault="004B1CDF" w:rsidP="004B1CDF">
      <w:pPr>
        <w:spacing w:before="120" w:after="120"/>
      </w:pPr>
      <w:r>
        <w:t>In this section, we define CIMI’s modelling principles, including:</w:t>
      </w:r>
    </w:p>
    <w:p w14:paraId="7D85E563" w14:textId="77777777" w:rsidR="004B1CDF" w:rsidRDefault="004B1CDF" w:rsidP="004B1CDF">
      <w:pPr>
        <w:numPr>
          <w:ilvl w:val="0"/>
          <w:numId w:val="7"/>
        </w:numPr>
        <w:spacing w:after="0"/>
      </w:pPr>
      <w:r>
        <w:t>Quality criteria</w:t>
      </w:r>
    </w:p>
    <w:p w14:paraId="14BE05D2" w14:textId="77777777" w:rsidR="004B1CDF" w:rsidRDefault="004B1CDF" w:rsidP="004B1CDF">
      <w:pPr>
        <w:numPr>
          <w:ilvl w:val="0"/>
          <w:numId w:val="7"/>
        </w:numPr>
        <w:spacing w:after="0"/>
      </w:pPr>
      <w:r>
        <w:t>Scope of clinical models</w:t>
      </w:r>
    </w:p>
    <w:p w14:paraId="58F210B2" w14:textId="77777777" w:rsidR="004B1CDF" w:rsidRDefault="004B1CDF" w:rsidP="004B1CDF">
      <w:pPr>
        <w:numPr>
          <w:ilvl w:val="0"/>
          <w:numId w:val="7"/>
        </w:numPr>
        <w:spacing w:after="0"/>
      </w:pPr>
      <w:r>
        <w:t>Granularity of clinical models</w:t>
      </w:r>
    </w:p>
    <w:p w14:paraId="59775A79" w14:textId="77777777" w:rsidR="004B1CDF" w:rsidRDefault="004B1CDF" w:rsidP="004B1CDF">
      <w:pPr>
        <w:numPr>
          <w:ilvl w:val="0"/>
          <w:numId w:val="7"/>
        </w:numPr>
        <w:spacing w:after="0"/>
      </w:pPr>
      <w:r>
        <w:t>Consistency and reuse</w:t>
      </w:r>
    </w:p>
    <w:p w14:paraId="52D6BDAE" w14:textId="77777777" w:rsidR="004B1CDF" w:rsidRDefault="004B1CDF" w:rsidP="004B1CDF">
      <w:pPr>
        <w:numPr>
          <w:ilvl w:val="0"/>
          <w:numId w:val="7"/>
        </w:numPr>
        <w:spacing w:after="0"/>
      </w:pPr>
      <w:r>
        <w:t>Isosemantic models</w:t>
      </w:r>
    </w:p>
    <w:p w14:paraId="1337A15E" w14:textId="77777777" w:rsidR="004B1CDF" w:rsidRDefault="004B1CDF" w:rsidP="004B1CDF">
      <w:pPr>
        <w:numPr>
          <w:ilvl w:val="0"/>
          <w:numId w:val="7"/>
        </w:numPr>
        <w:spacing w:after="0"/>
      </w:pPr>
      <w:r>
        <w:t>Terminology Binding, and</w:t>
      </w:r>
    </w:p>
    <w:p w14:paraId="58364EDD" w14:textId="77777777" w:rsidR="004B1CDF" w:rsidRDefault="004B1CDF" w:rsidP="004B1CDF">
      <w:pPr>
        <w:numPr>
          <w:ilvl w:val="0"/>
          <w:numId w:val="7"/>
        </w:numPr>
        <w:spacing w:after="0"/>
      </w:pPr>
      <w:r>
        <w:t>General principles</w:t>
      </w:r>
    </w:p>
    <w:p w14:paraId="367C6B92" w14:textId="77777777" w:rsidR="004B1CDF" w:rsidRDefault="004B1CDF" w:rsidP="00114253">
      <w:pPr>
        <w:pStyle w:val="Heading1"/>
        <w:numPr>
          <w:ilvl w:val="1"/>
          <w:numId w:val="5"/>
        </w:numPr>
      </w:pPr>
      <w:bookmarkStart w:id="353" w:name="_Toc341554284"/>
      <w:r>
        <w:t>Quality Criteria</w:t>
      </w:r>
      <w:bookmarkEnd w:id="353"/>
    </w:p>
    <w:p w14:paraId="5E37A078" w14:textId="77777777" w:rsidR="004B1CDF" w:rsidRDefault="004B1CDF" w:rsidP="004B1CDF">
      <w:pPr>
        <w:spacing w:before="120"/>
      </w:pPr>
      <w:r>
        <w:t>The following quality criteria have been proposed for all CIMI models:</w:t>
      </w:r>
    </w:p>
    <w:p w14:paraId="17141308" w14:textId="77777777" w:rsidR="004B1CDF" w:rsidRDefault="004B1CDF" w:rsidP="004B1CDF">
      <w:pPr>
        <w:spacing w:after="0"/>
        <w:ind w:left="284"/>
      </w:pPr>
      <w:r>
        <w:t>CIMI models will be:</w:t>
      </w:r>
    </w:p>
    <w:p w14:paraId="782AE1E9" w14:textId="77777777" w:rsidR="004B1CDF" w:rsidRDefault="004B1CDF" w:rsidP="004B1CDF">
      <w:pPr>
        <w:numPr>
          <w:ilvl w:val="0"/>
          <w:numId w:val="6"/>
        </w:numPr>
        <w:spacing w:after="0"/>
      </w:pPr>
      <w:r>
        <w:t>Able to satisfy the URU principles – that is they will be</w:t>
      </w:r>
    </w:p>
    <w:p w14:paraId="202996D7" w14:textId="77777777" w:rsidR="004B1CDF" w:rsidRDefault="004B1CDF" w:rsidP="004B1CDF">
      <w:pPr>
        <w:numPr>
          <w:ilvl w:val="1"/>
          <w:numId w:val="6"/>
        </w:numPr>
        <w:spacing w:after="0"/>
      </w:pPr>
      <w:r>
        <w:t>Understandable (cohesive and coherently expressed)</w:t>
      </w:r>
    </w:p>
    <w:p w14:paraId="768C7EDC" w14:textId="77777777" w:rsidR="004B1CDF" w:rsidRDefault="004B1CDF" w:rsidP="004B1CDF">
      <w:pPr>
        <w:numPr>
          <w:ilvl w:val="1"/>
          <w:numId w:val="6"/>
        </w:numPr>
        <w:spacing w:after="0"/>
      </w:pPr>
      <w:r>
        <w:t>Reliable and reusable (consistency)</w:t>
      </w:r>
    </w:p>
    <w:p w14:paraId="06EBA613" w14:textId="77777777" w:rsidR="004B1CDF" w:rsidRDefault="004B1CDF" w:rsidP="004B1CDF">
      <w:pPr>
        <w:numPr>
          <w:ilvl w:val="1"/>
          <w:numId w:val="6"/>
        </w:numPr>
        <w:spacing w:after="0"/>
      </w:pPr>
      <w:r>
        <w:t>Useful (fit for purpose)</w:t>
      </w:r>
    </w:p>
    <w:p w14:paraId="194EECF7" w14:textId="77777777" w:rsidR="004B1CDF" w:rsidRDefault="004B1CDF" w:rsidP="004B1CDF">
      <w:pPr>
        <w:numPr>
          <w:ilvl w:val="1"/>
          <w:numId w:val="6"/>
        </w:numPr>
        <w:spacing w:after="0"/>
      </w:pPr>
      <w:r>
        <w:t>Up-to-date (currency)</w:t>
      </w:r>
    </w:p>
    <w:p w14:paraId="03E56CD7" w14:textId="77777777" w:rsidR="004B1CDF" w:rsidRDefault="004B1CDF" w:rsidP="004B1CDF">
      <w:pPr>
        <w:numPr>
          <w:ilvl w:val="0"/>
          <w:numId w:val="6"/>
        </w:numPr>
        <w:spacing w:after="0"/>
      </w:pPr>
      <w:r>
        <w:t>Clinically accurate</w:t>
      </w:r>
    </w:p>
    <w:p w14:paraId="138D34EC" w14:textId="77777777" w:rsidR="004B1CDF" w:rsidRDefault="004B1CDF" w:rsidP="004B1CDF">
      <w:pPr>
        <w:numPr>
          <w:ilvl w:val="0"/>
          <w:numId w:val="6"/>
        </w:numPr>
        <w:spacing w:after="0"/>
      </w:pPr>
      <w:r>
        <w:t>Clinically valid</w:t>
      </w:r>
    </w:p>
    <w:p w14:paraId="2B33F9C8" w14:textId="77777777" w:rsidR="004B1CDF" w:rsidRDefault="004B1CDF" w:rsidP="004B1CDF">
      <w:pPr>
        <w:numPr>
          <w:ilvl w:val="0"/>
          <w:numId w:val="6"/>
        </w:numPr>
        <w:spacing w:after="0"/>
      </w:pPr>
      <w:r>
        <w:t>Evidence based</w:t>
      </w:r>
    </w:p>
    <w:p w14:paraId="04024267" w14:textId="77777777" w:rsidR="004B1CDF" w:rsidRDefault="004B1CDF" w:rsidP="004B1CDF">
      <w:pPr>
        <w:numPr>
          <w:ilvl w:val="0"/>
          <w:numId w:val="6"/>
        </w:numPr>
        <w:spacing w:after="0"/>
      </w:pPr>
      <w:r>
        <w:t>Adequate to express required clinical statements</w:t>
      </w:r>
    </w:p>
    <w:p w14:paraId="65BA2D9A" w14:textId="77777777" w:rsidR="004B1CDF" w:rsidRDefault="004B1CDF" w:rsidP="004B1CDF">
      <w:pPr>
        <w:numPr>
          <w:ilvl w:val="0"/>
          <w:numId w:val="6"/>
        </w:numPr>
        <w:spacing w:after="0"/>
      </w:pPr>
      <w:r>
        <w:t>Able to maintain contextual integrity (when transformed into isosemantic models)</w:t>
      </w:r>
    </w:p>
    <w:p w14:paraId="32745206" w14:textId="77777777" w:rsidR="004B1CDF" w:rsidRDefault="004B1CDF" w:rsidP="004B1CDF">
      <w:pPr>
        <w:numPr>
          <w:ilvl w:val="0"/>
          <w:numId w:val="6"/>
        </w:numPr>
        <w:spacing w:after="0"/>
      </w:pPr>
      <w:r>
        <w:t>Able to maintain semantic fidelity (when transformed into isosemantic models)</w:t>
      </w:r>
    </w:p>
    <w:p w14:paraId="337B8B4B" w14:textId="77777777" w:rsidR="004B1CDF" w:rsidRDefault="004B1CDF" w:rsidP="004B1CDF">
      <w:pPr>
        <w:numPr>
          <w:ilvl w:val="0"/>
          <w:numId w:val="6"/>
        </w:numPr>
        <w:spacing w:after="0"/>
      </w:pPr>
      <w:r>
        <w:t>Clear and precise, minimizing the potential for:</w:t>
      </w:r>
    </w:p>
    <w:p w14:paraId="259B914B" w14:textId="77777777" w:rsidR="004B1CDF" w:rsidRDefault="004B1CDF" w:rsidP="004B1CDF">
      <w:pPr>
        <w:numPr>
          <w:ilvl w:val="1"/>
          <w:numId w:val="6"/>
        </w:numPr>
        <w:spacing w:after="0"/>
      </w:pPr>
      <w:r>
        <w:t>Misinterpretation and</w:t>
      </w:r>
    </w:p>
    <w:p w14:paraId="5C21A3F1" w14:textId="77777777" w:rsidR="004B1CDF" w:rsidRDefault="004B1CDF" w:rsidP="004B1CDF">
      <w:pPr>
        <w:numPr>
          <w:ilvl w:val="1"/>
          <w:numId w:val="6"/>
        </w:numPr>
        <w:spacing w:after="0"/>
      </w:pPr>
      <w:r>
        <w:t>Misuse or inconsistency in use</w:t>
      </w:r>
    </w:p>
    <w:p w14:paraId="119B2926" w14:textId="77777777" w:rsidR="004B1CDF" w:rsidRDefault="004B1CDF" w:rsidP="004B1CDF">
      <w:pPr>
        <w:numPr>
          <w:ilvl w:val="0"/>
          <w:numId w:val="6"/>
        </w:numPr>
        <w:spacing w:after="0"/>
      </w:pPr>
      <w:r>
        <w:t>With low complexity (suitable for easy implementation and avoid cognitive overload of users)</w:t>
      </w:r>
    </w:p>
    <w:p w14:paraId="08864D0E" w14:textId="77777777" w:rsidR="004B1CDF" w:rsidRDefault="004B1CDF" w:rsidP="00114253">
      <w:pPr>
        <w:pStyle w:val="Heading1"/>
        <w:numPr>
          <w:ilvl w:val="1"/>
          <w:numId w:val="5"/>
        </w:numPr>
      </w:pPr>
      <w:bookmarkStart w:id="354" w:name="_Toc341554285"/>
      <w:r>
        <w:t>Scope of Clinical Models</w:t>
      </w:r>
      <w:bookmarkEnd w:id="354"/>
    </w:p>
    <w:p w14:paraId="2346D90C" w14:textId="77777777" w:rsidR="004B1CDF" w:rsidRDefault="004B1CDF" w:rsidP="004B1CDF">
      <w:pPr>
        <w:spacing w:before="120"/>
      </w:pPr>
      <w:r>
        <w:t>The following principles have been proposed to assist in determining the inclusion (or otherwise) of information within a CIMI clinical model</w:t>
      </w:r>
    </w:p>
    <w:p w14:paraId="7001555B" w14:textId="77777777" w:rsidR="004B1CDF" w:rsidRDefault="004B1CDF" w:rsidP="004B1CDF">
      <w:pPr>
        <w:spacing w:after="0"/>
        <w:ind w:left="284"/>
      </w:pPr>
      <w:r>
        <w:t>The following information will be included in CIMI clinical models:</w:t>
      </w:r>
    </w:p>
    <w:p w14:paraId="7E348681" w14:textId="77777777" w:rsidR="004B1CDF" w:rsidRDefault="004B1CDF" w:rsidP="004B1CDF">
      <w:pPr>
        <w:numPr>
          <w:ilvl w:val="0"/>
          <w:numId w:val="8"/>
        </w:numPr>
        <w:spacing w:after="0"/>
      </w:pPr>
      <w:r>
        <w:t>Information that is considered to be directly relevant to the clinical concept being modelled.</w:t>
      </w:r>
    </w:p>
    <w:p w14:paraId="40190C35" w14:textId="77777777" w:rsidR="004B1CDF" w:rsidRDefault="004B1CDF" w:rsidP="004B1CDF">
      <w:pPr>
        <w:numPr>
          <w:ilvl w:val="0"/>
          <w:numId w:val="8"/>
        </w:numPr>
        <w:spacing w:after="0"/>
      </w:pPr>
      <w:r>
        <w:t>Information that describes the who, what, when, where and how of the clinical concept being modelled.</w:t>
      </w:r>
    </w:p>
    <w:p w14:paraId="1BF62526" w14:textId="77777777" w:rsidR="004B1CDF" w:rsidRDefault="004B1CDF" w:rsidP="004B1CDF">
      <w:pPr>
        <w:numPr>
          <w:ilvl w:val="0"/>
          <w:numId w:val="8"/>
        </w:numPr>
        <w:spacing w:after="0"/>
      </w:pPr>
      <w:r>
        <w:lastRenderedPageBreak/>
        <w:t>Information that may either be represented using pre-coordination or post-coordinated in the structure – for example, the body location of a diagnosis.</w:t>
      </w:r>
    </w:p>
    <w:p w14:paraId="4CFBD8C1" w14:textId="77777777" w:rsidR="004B1CDF" w:rsidRDefault="004B1CDF" w:rsidP="004B1CDF">
      <w:pPr>
        <w:numPr>
          <w:ilvl w:val="0"/>
          <w:numId w:val="8"/>
        </w:numPr>
        <w:spacing w:after="0"/>
      </w:pPr>
      <w:r>
        <w:t>Information that is not described in the exclusion list below.</w:t>
      </w:r>
    </w:p>
    <w:p w14:paraId="74B7358F" w14:textId="77777777" w:rsidR="004B1CDF" w:rsidRDefault="004B1CDF" w:rsidP="004B1CDF">
      <w:pPr>
        <w:spacing w:after="0"/>
      </w:pPr>
    </w:p>
    <w:p w14:paraId="338E99CC" w14:textId="77777777" w:rsidR="004B1CDF" w:rsidRDefault="004B1CDF" w:rsidP="004B1CDF">
      <w:pPr>
        <w:spacing w:after="0"/>
        <w:ind w:left="284"/>
      </w:pPr>
      <w:r>
        <w:t>The following information will be excluded from CIMI clinical models:</w:t>
      </w:r>
    </w:p>
    <w:p w14:paraId="00AF01DA" w14:textId="77777777" w:rsidR="004B1CDF" w:rsidRDefault="004B1CDF" w:rsidP="004B1CDF">
      <w:pPr>
        <w:numPr>
          <w:ilvl w:val="0"/>
          <w:numId w:val="8"/>
        </w:numPr>
        <w:spacing w:after="0"/>
      </w:pPr>
      <w:r>
        <w:t>Information that is specific to an implementation use-case - for example, recordkeeping metadata  (unless the model is specifically designed for this purpose).</w:t>
      </w:r>
    </w:p>
    <w:p w14:paraId="54E6BA65" w14:textId="77777777" w:rsidR="004B1CDF" w:rsidRDefault="004B1CDF" w:rsidP="004B1CDF">
      <w:pPr>
        <w:numPr>
          <w:ilvl w:val="0"/>
          <w:numId w:val="8"/>
        </w:numPr>
        <w:spacing w:after="0"/>
      </w:pPr>
      <w:r>
        <w:t>Information that is specific to a care-setting - for example, hospital ward details (unless the model is specifically designed for this purpose).</w:t>
      </w:r>
    </w:p>
    <w:p w14:paraId="3289A95B" w14:textId="77777777" w:rsidR="004B1CDF" w:rsidRDefault="004B1CDF" w:rsidP="004B1CDF">
      <w:pPr>
        <w:numPr>
          <w:ilvl w:val="0"/>
          <w:numId w:val="8"/>
        </w:numPr>
        <w:spacing w:after="0"/>
      </w:pPr>
      <w:r>
        <w:t>Information that is specific to a clinical specialty – for example, neonatal care information (unless the model is specifically designed for this purpose).</w:t>
      </w:r>
    </w:p>
    <w:p w14:paraId="6632E63E" w14:textId="77777777" w:rsidR="004B1CDF" w:rsidRDefault="004B1CDF" w:rsidP="004B1CDF">
      <w:pPr>
        <w:numPr>
          <w:ilvl w:val="0"/>
          <w:numId w:val="8"/>
        </w:numPr>
        <w:spacing w:after="0"/>
      </w:pPr>
      <w:r>
        <w:t>Information that is used for administrative purposes only – e.g. financial details (unless the model is specifically designed to include this)</w:t>
      </w:r>
    </w:p>
    <w:p w14:paraId="49B7BEBA" w14:textId="77777777" w:rsidR="004B1CDF" w:rsidRDefault="004B1CDF" w:rsidP="004B1CDF">
      <w:pPr>
        <w:numPr>
          <w:ilvl w:val="0"/>
          <w:numId w:val="8"/>
        </w:numPr>
        <w:spacing w:after="0"/>
      </w:pPr>
      <w:r>
        <w:t>Information that is specific to a local environment (e.g. to satisfy local legislation requirements).</w:t>
      </w:r>
    </w:p>
    <w:p w14:paraId="291CB61F" w14:textId="77777777" w:rsidR="004B1CDF" w:rsidRPr="00712596" w:rsidRDefault="004B1CDF" w:rsidP="004B1CDF">
      <w:pPr>
        <w:numPr>
          <w:ilvl w:val="0"/>
          <w:numId w:val="8"/>
        </w:numPr>
        <w:tabs>
          <w:tab w:val="num" w:pos="720"/>
        </w:tabs>
        <w:spacing w:after="0"/>
      </w:pPr>
      <w:r w:rsidRPr="00712596">
        <w:t xml:space="preserve">Information that is included </w:t>
      </w:r>
      <w:r w:rsidRPr="00712596">
        <w:rPr>
          <w:bCs/>
        </w:rPr>
        <w:t xml:space="preserve">in the pattern </w:t>
      </w:r>
      <w:r w:rsidRPr="00712596">
        <w:t>on which the model is based</w:t>
      </w:r>
    </w:p>
    <w:p w14:paraId="4D8380DA" w14:textId="77777777" w:rsidR="004B1CDF" w:rsidRDefault="004B1CDF" w:rsidP="004B1CDF">
      <w:pPr>
        <w:numPr>
          <w:ilvl w:val="0"/>
          <w:numId w:val="8"/>
        </w:numPr>
        <w:spacing w:after="0"/>
      </w:pPr>
      <w:r w:rsidRPr="00712596">
        <w:t xml:space="preserve"> </w:t>
      </w:r>
      <w:r>
        <w:t>Information that is considered not to be directly related to the clinical concept being modelled.</w:t>
      </w:r>
    </w:p>
    <w:p w14:paraId="48F310DF" w14:textId="77777777" w:rsidR="004B1CDF" w:rsidRDefault="004B1CDF" w:rsidP="004B1CDF">
      <w:pPr>
        <w:numPr>
          <w:ilvl w:val="0"/>
          <w:numId w:val="8"/>
        </w:numPr>
        <w:spacing w:after="0"/>
      </w:pPr>
      <w:r>
        <w:t>Information that provides a classification for other items in the model (e.g. the class/category of medicine)</w:t>
      </w:r>
    </w:p>
    <w:p w14:paraId="2FDB2782" w14:textId="77777777" w:rsidR="004B1CDF" w:rsidRDefault="004B1CDF" w:rsidP="00114253">
      <w:pPr>
        <w:pStyle w:val="Heading1"/>
        <w:numPr>
          <w:ilvl w:val="1"/>
          <w:numId w:val="5"/>
        </w:numPr>
      </w:pPr>
      <w:bookmarkStart w:id="355" w:name="_Toc341554286"/>
      <w:r>
        <w:t>Granularity of Clinical Models</w:t>
      </w:r>
      <w:bookmarkEnd w:id="355"/>
    </w:p>
    <w:p w14:paraId="058780AB" w14:textId="77777777" w:rsidR="004B1CDF" w:rsidRPr="001D405E" w:rsidRDefault="004B1CDF" w:rsidP="004B1CDF">
      <w:pPr>
        <w:spacing w:before="120" w:after="120"/>
      </w:pPr>
      <w:r w:rsidRPr="001D405E">
        <w:t>More than one piece of atomic data can be included in the same clinical model when the following conditions hold:</w:t>
      </w:r>
    </w:p>
    <w:p w14:paraId="3A5FDCD0" w14:textId="77777777" w:rsidR="004B1CDF" w:rsidRPr="001D405E" w:rsidRDefault="004B1CDF" w:rsidP="004B1CDF">
      <w:pPr>
        <w:numPr>
          <w:ilvl w:val="0"/>
          <w:numId w:val="8"/>
        </w:numPr>
        <w:spacing w:after="120"/>
      </w:pPr>
      <w:r w:rsidRPr="001D405E">
        <w:t>The atomic pieces of data are all directly related to the concept being modelled</w:t>
      </w:r>
    </w:p>
    <w:p w14:paraId="0AA6F65A" w14:textId="77777777" w:rsidR="004B1CDF" w:rsidRPr="001D405E" w:rsidRDefault="004B1CDF" w:rsidP="004B1CDF">
      <w:pPr>
        <w:numPr>
          <w:ilvl w:val="0"/>
          <w:numId w:val="8"/>
        </w:numPr>
        <w:tabs>
          <w:tab w:val="num" w:pos="720"/>
        </w:tabs>
      </w:pPr>
      <w:r w:rsidRPr="001D405E">
        <w:t>It is considered to be good clinical practice for instances of these data items to be observed, evaluated or performed together, using the same who, what, when, where and how information.</w:t>
      </w:r>
    </w:p>
    <w:p w14:paraId="4245858E" w14:textId="77777777" w:rsidR="004B1CDF" w:rsidRPr="001D405E" w:rsidRDefault="004B1CDF" w:rsidP="004B1CDF">
      <w:pPr>
        <w:spacing w:before="120" w:after="0"/>
      </w:pPr>
      <w:r w:rsidRPr="001D405E">
        <w:t>For example:</w:t>
      </w:r>
    </w:p>
    <w:p w14:paraId="00216E88" w14:textId="77777777" w:rsidR="004B1CDF" w:rsidRPr="001D405E" w:rsidRDefault="004B1CDF" w:rsidP="004B1CDF">
      <w:pPr>
        <w:numPr>
          <w:ilvl w:val="0"/>
          <w:numId w:val="8"/>
        </w:numPr>
        <w:tabs>
          <w:tab w:val="num" w:pos="720"/>
        </w:tabs>
        <w:spacing w:after="0"/>
      </w:pPr>
      <w:commentRangeStart w:id="356"/>
      <w:r w:rsidRPr="001D405E">
        <w:t>Systolic and diastolic blood pressures will be included together within a single ‘Blood Pressure’ observation model.</w:t>
      </w:r>
      <w:commentRangeEnd w:id="356"/>
      <w:r w:rsidR="005B1A24">
        <w:rPr>
          <w:rStyle w:val="CommentReference"/>
          <w:rFonts w:cs="Times New Roman"/>
          <w:color w:val="auto"/>
          <w:lang w:eastAsia="en-US"/>
        </w:rPr>
        <w:commentReference w:id="356"/>
      </w:r>
    </w:p>
    <w:p w14:paraId="1D9A17FF" w14:textId="77777777" w:rsidR="004B1CDF" w:rsidRDefault="004B1CDF" w:rsidP="00114253">
      <w:pPr>
        <w:pStyle w:val="Heading1"/>
        <w:numPr>
          <w:ilvl w:val="1"/>
          <w:numId w:val="5"/>
        </w:numPr>
      </w:pPr>
      <w:bookmarkStart w:id="357" w:name="_Toc341554287"/>
      <w:r>
        <w:t>Consistency and Reuse</w:t>
      </w:r>
      <w:bookmarkEnd w:id="357"/>
    </w:p>
    <w:p w14:paraId="3B975B25" w14:textId="77777777" w:rsidR="004B1CDF" w:rsidRPr="00A33324" w:rsidRDefault="004B1CDF" w:rsidP="004B1CDF">
      <w:pPr>
        <w:spacing w:before="120"/>
      </w:pPr>
      <w:r w:rsidRPr="00650E54">
        <w:rPr>
          <w:highlight w:val="yellow"/>
        </w:rPr>
        <w:t>OUTSTANDING QUESTION</w:t>
      </w:r>
      <w:r>
        <w:t xml:space="preserve">: </w:t>
      </w:r>
      <w:commentRangeStart w:id="358"/>
      <w:r>
        <w:t>We need to define some principles for when information is embedded into a given archetype, versus when a separate reusable archetype is created. This includes both the use of generalised model patterns, as well as composing models out of smaller parts.</w:t>
      </w:r>
      <w:commentRangeEnd w:id="358"/>
      <w:r w:rsidR="001F5AB3">
        <w:rPr>
          <w:rStyle w:val="CommentReference"/>
          <w:rFonts w:cs="Times New Roman"/>
          <w:color w:val="auto"/>
          <w:lang w:eastAsia="en-US"/>
        </w:rPr>
        <w:commentReference w:id="358"/>
      </w:r>
    </w:p>
    <w:p w14:paraId="38906392" w14:textId="77777777" w:rsidR="004B1CDF" w:rsidRDefault="004B1CDF" w:rsidP="00114253">
      <w:pPr>
        <w:pStyle w:val="Heading1"/>
        <w:numPr>
          <w:ilvl w:val="1"/>
          <w:numId w:val="5"/>
        </w:numPr>
      </w:pPr>
      <w:bookmarkStart w:id="359" w:name="_Toc341554288"/>
      <w:r>
        <w:t>Isosemantic Models</w:t>
      </w:r>
      <w:bookmarkEnd w:id="359"/>
    </w:p>
    <w:p w14:paraId="1648BCAC" w14:textId="77777777" w:rsidR="004B1CDF" w:rsidRDefault="004B1CDF" w:rsidP="004B1CDF">
      <w:pPr>
        <w:spacing w:before="120" w:after="120"/>
      </w:pPr>
      <w:r>
        <w:lastRenderedPageBreak/>
        <w:t xml:space="preserve">CIMI clinical models will support isosemantic models </w:t>
      </w:r>
      <w:commentRangeStart w:id="360"/>
      <w:r>
        <w:t>in terms are both</w:t>
      </w:r>
      <w:commentRangeEnd w:id="360"/>
      <w:r w:rsidR="001F5AB3">
        <w:rPr>
          <w:rStyle w:val="CommentReference"/>
          <w:rFonts w:cs="Times New Roman"/>
          <w:color w:val="auto"/>
          <w:lang w:eastAsia="en-US"/>
        </w:rPr>
        <w:commentReference w:id="360"/>
      </w:r>
      <w:r>
        <w:t>:</w:t>
      </w:r>
    </w:p>
    <w:p w14:paraId="7F7AC3C9" w14:textId="77777777" w:rsidR="004B1CDF" w:rsidRDefault="004B1CDF" w:rsidP="004B1CDF">
      <w:pPr>
        <w:numPr>
          <w:ilvl w:val="0"/>
          <w:numId w:val="8"/>
        </w:numPr>
        <w:spacing w:after="0"/>
      </w:pPr>
      <w:commentRangeStart w:id="361"/>
      <w:r>
        <w:t>The ability to transform CIMI models to/from isosemantic representations in other languages/ standards (e.g. CDA, openEHR, ISO13606, DCM, CEM), and</w:t>
      </w:r>
    </w:p>
    <w:p w14:paraId="23B5E3CB" w14:textId="77777777" w:rsidR="004B1CDF" w:rsidRDefault="004B1CDF" w:rsidP="004B1CDF">
      <w:pPr>
        <w:numPr>
          <w:ilvl w:val="0"/>
          <w:numId w:val="8"/>
        </w:numPr>
        <w:spacing w:after="0"/>
      </w:pPr>
      <w:r>
        <w:t>The ability to transform CIMI models between isosemantic representations that use a different split between terminology pre-coordination and structure.</w:t>
      </w:r>
    </w:p>
    <w:commentRangeEnd w:id="361"/>
    <w:p w14:paraId="13F09A45" w14:textId="77777777" w:rsidR="004B1CDF" w:rsidRDefault="001F5AB3" w:rsidP="004B1CDF">
      <w:pPr>
        <w:spacing w:before="120"/>
      </w:pPr>
      <w:r>
        <w:rPr>
          <w:rStyle w:val="CommentReference"/>
          <w:rFonts w:cs="Times New Roman"/>
          <w:color w:val="auto"/>
          <w:lang w:eastAsia="en-US"/>
        </w:rPr>
        <w:commentReference w:id="361"/>
      </w:r>
      <w:r w:rsidR="004B1CDF">
        <w:t>The first category of isosemantic models (alternative language representations) will be supported by defining mappings to other languages. It is not anticipated that CIMI will provide these mappings, although some exemplars may be provided to demonstrate the capability.</w:t>
      </w:r>
    </w:p>
    <w:p w14:paraId="105B1366" w14:textId="251E60E8" w:rsidR="004B1CDF" w:rsidRDefault="004B1CDF" w:rsidP="004B1CDF">
      <w:pPr>
        <w:spacing w:before="120"/>
      </w:pPr>
      <w:r>
        <w:t xml:space="preserve">The second category of isosemantic models (terminology pre-coordination versus </w:t>
      </w:r>
      <w:ins w:id="362" w:author="Claude Nanjo" w:date="2016-11-23T20:53:00Z">
        <w:r w:rsidR="001F5AB3">
          <w:t>post-coordination in the model</w:t>
        </w:r>
      </w:ins>
      <w:del w:id="363" w:author="Claude Nanjo" w:date="2016-11-23T20:53:00Z">
        <w:r w:rsidDel="001F5AB3">
          <w:delText>structure</w:delText>
        </w:r>
      </w:del>
      <w:r>
        <w:t xml:space="preserve">) will be supported by: </w:t>
      </w:r>
    </w:p>
    <w:p w14:paraId="1103EABA" w14:textId="77777777" w:rsidR="004B1CDF" w:rsidRDefault="004B1CDF" w:rsidP="004B1CDF">
      <w:pPr>
        <w:numPr>
          <w:ilvl w:val="0"/>
          <w:numId w:val="8"/>
        </w:numPr>
        <w:spacing w:after="0"/>
      </w:pPr>
      <w:r>
        <w:t>Including the structural representation, for any information which may be represented using a separate attribute in some clinical contexts;</w:t>
      </w:r>
    </w:p>
    <w:p w14:paraId="5E509DA9" w14:textId="77777777" w:rsidR="004B1CDF" w:rsidRDefault="004B1CDF" w:rsidP="004B1CDF">
      <w:pPr>
        <w:numPr>
          <w:ilvl w:val="0"/>
          <w:numId w:val="8"/>
        </w:numPr>
        <w:spacing w:after="0"/>
      </w:pPr>
      <w:r>
        <w:t>Defining the semantics of each of these structural attributes using terminology bindings;</w:t>
      </w:r>
    </w:p>
    <w:p w14:paraId="55BD5028" w14:textId="19785E6E" w:rsidR="004B1CDF" w:rsidRDefault="004B1CDF" w:rsidP="004B1CDF">
      <w:pPr>
        <w:numPr>
          <w:ilvl w:val="0"/>
          <w:numId w:val="8"/>
        </w:numPr>
        <w:spacing w:after="0"/>
      </w:pPr>
      <w:r>
        <w:t>Defining the semantics of the relationships between these structural attributes using terminology bindings</w:t>
      </w:r>
      <w:ins w:id="364" w:author="Claude Nanjo" w:date="2016-11-23T20:53:00Z">
        <w:r w:rsidR="001F5AB3">
          <w:t xml:space="preserve"> to a concept model?</w:t>
        </w:r>
      </w:ins>
      <w:r>
        <w:t>;</w:t>
      </w:r>
    </w:p>
    <w:p w14:paraId="5AB900B8" w14:textId="77777777" w:rsidR="004B1CDF" w:rsidRDefault="004B1CDF" w:rsidP="004B1CDF">
      <w:pPr>
        <w:numPr>
          <w:ilvl w:val="0"/>
          <w:numId w:val="8"/>
        </w:numPr>
        <w:spacing w:after="0"/>
      </w:pPr>
      <w:r>
        <w:t>Identifying the focus attribute of the isosemantic pattern (i.e. the attribute which may be represented using a precoordination of the other attributes)</w:t>
      </w:r>
    </w:p>
    <w:p w14:paraId="065D8C28" w14:textId="77777777" w:rsidR="004B1CDF" w:rsidRPr="004B07EC" w:rsidRDefault="004B1CDF" w:rsidP="004B1CDF">
      <w:pPr>
        <w:numPr>
          <w:ilvl w:val="0"/>
          <w:numId w:val="8"/>
        </w:numPr>
        <w:spacing w:after="0"/>
      </w:pPr>
      <w:r>
        <w:t>Providing an expression formalism to show the relationship between different isosemantic forms (e.g. compositional grammar)</w:t>
      </w:r>
    </w:p>
    <w:p w14:paraId="4DD690EE" w14:textId="77777777" w:rsidR="004B1CDF" w:rsidRDefault="004B1CDF" w:rsidP="004B1CDF">
      <w:pPr>
        <w:spacing w:after="0" w:line="240" w:lineRule="auto"/>
        <w:rPr>
          <w:rFonts w:ascii="Cambria" w:eastAsia="Cambria" w:hAnsi="Cambria" w:cs="Cambria"/>
          <w:b/>
          <w:bCs/>
          <w:color w:val="365F91"/>
          <w:sz w:val="28"/>
          <w:szCs w:val="28"/>
        </w:rPr>
      </w:pPr>
      <w:r>
        <w:br w:type="page"/>
      </w:r>
    </w:p>
    <w:p w14:paraId="3B82CF5B" w14:textId="77777777" w:rsidR="004B1CDF" w:rsidRDefault="004B1CDF" w:rsidP="00114253">
      <w:pPr>
        <w:pStyle w:val="Heading1"/>
        <w:numPr>
          <w:ilvl w:val="1"/>
          <w:numId w:val="5"/>
        </w:numPr>
      </w:pPr>
      <w:bookmarkStart w:id="365" w:name="_Toc341554289"/>
      <w:r>
        <w:lastRenderedPageBreak/>
        <w:t>Terminology Binding</w:t>
      </w:r>
      <w:bookmarkEnd w:id="365"/>
    </w:p>
    <w:p w14:paraId="2459A82F" w14:textId="77777777" w:rsidR="004B1CDF" w:rsidRPr="000C3811" w:rsidRDefault="004B1CDF" w:rsidP="004B1CDF">
      <w:pPr>
        <w:spacing w:before="120"/>
      </w:pPr>
      <w:r>
        <w:rPr>
          <w:i/>
        </w:rPr>
        <w:t>Terminology binding</w:t>
      </w:r>
      <w:r>
        <w:rPr>
          <w:b/>
          <w:i/>
        </w:rPr>
        <w:t xml:space="preserve"> </w:t>
      </w:r>
      <w:r>
        <w:t>refers to “the assertion of a relationship between the information model and the terminology” [CIMI Glossary]. This binding involves attaching a terminology concept, reference set or expression to a node or link in an information model. Terminology bindings can either be extensional (using a single concept or a set of concepts), or intensional (using a constraint expression which indicates the set of permissible concepts). In the case of intensional binding, further processing is required to determine the specific set of concepts that can legally be bound to the associated node or link in the information model.</w:t>
      </w:r>
    </w:p>
    <w:p w14:paraId="1E95C98D" w14:textId="77777777" w:rsidR="004B1CDF" w:rsidRDefault="004B1CDF" w:rsidP="004B1CDF">
      <w:pPr>
        <w:spacing w:before="120"/>
      </w:pPr>
      <w:commentRangeStart w:id="366"/>
      <w:r>
        <w:t>There are four main use cases that motivate terminology binding to CIMI models:</w:t>
      </w:r>
      <w:commentRangeEnd w:id="366"/>
      <w:r w:rsidR="001F5AB3">
        <w:rPr>
          <w:rStyle w:val="CommentReference"/>
          <w:rFonts w:cs="Times New Roman"/>
          <w:color w:val="auto"/>
          <w:lang w:eastAsia="en-US"/>
        </w:rPr>
        <w:commentReference w:id="366"/>
      </w:r>
    </w:p>
    <w:p w14:paraId="7361DBB8" w14:textId="77777777" w:rsidR="004B1CDF" w:rsidRDefault="004B1CDF" w:rsidP="004B1CDF">
      <w:pPr>
        <w:pStyle w:val="ListParagraph"/>
        <w:numPr>
          <w:ilvl w:val="0"/>
          <w:numId w:val="21"/>
        </w:numPr>
        <w:spacing w:before="120"/>
        <w:rPr>
          <w:rFonts w:asciiTheme="minorHAnsi" w:hAnsiTheme="minorHAnsi" w:cstheme="minorHAnsi"/>
        </w:rPr>
      </w:pPr>
      <w:r w:rsidRPr="00F15E4C">
        <w:rPr>
          <w:rFonts w:asciiTheme="minorHAnsi" w:hAnsiTheme="minorHAnsi" w:cstheme="minorHAnsi"/>
          <w:sz w:val="22"/>
          <w:szCs w:val="22"/>
        </w:rPr>
        <w:t xml:space="preserve">To support </w:t>
      </w:r>
      <w:r>
        <w:rPr>
          <w:rFonts w:asciiTheme="minorHAnsi" w:hAnsiTheme="minorHAnsi" w:cstheme="minorHAnsi"/>
          <w:sz w:val="22"/>
          <w:szCs w:val="22"/>
        </w:rPr>
        <w:t>the management and quality control of clinical model libraries, including:</w:t>
      </w:r>
    </w:p>
    <w:p w14:paraId="0C371636" w14:textId="77777777" w:rsidR="004B1CDF" w:rsidRDefault="004B1CDF" w:rsidP="004B1CDF">
      <w:pPr>
        <w:pStyle w:val="ListParagraph"/>
        <w:numPr>
          <w:ilvl w:val="1"/>
          <w:numId w:val="21"/>
        </w:numPr>
        <w:spacing w:before="120"/>
        <w:rPr>
          <w:rFonts w:asciiTheme="minorHAnsi" w:hAnsiTheme="minorHAnsi" w:cstheme="minorHAnsi"/>
        </w:rPr>
      </w:pPr>
      <w:r>
        <w:rPr>
          <w:rFonts w:asciiTheme="minorHAnsi" w:hAnsiTheme="minorHAnsi" w:cstheme="minorHAnsi"/>
          <w:sz w:val="22"/>
          <w:szCs w:val="22"/>
        </w:rPr>
        <w:t>Searching model libraries (using the meaning of the models and their contents)</w:t>
      </w:r>
    </w:p>
    <w:p w14:paraId="385BCC8A" w14:textId="77777777" w:rsidR="004B1CDF" w:rsidRDefault="004B1CDF" w:rsidP="004B1CDF">
      <w:pPr>
        <w:pStyle w:val="ListParagraph"/>
        <w:numPr>
          <w:ilvl w:val="1"/>
          <w:numId w:val="21"/>
        </w:numPr>
        <w:spacing w:before="120"/>
        <w:rPr>
          <w:rFonts w:asciiTheme="minorHAnsi" w:hAnsiTheme="minorHAnsi" w:cstheme="minorHAnsi"/>
        </w:rPr>
      </w:pPr>
      <w:r>
        <w:rPr>
          <w:rFonts w:asciiTheme="minorHAnsi" w:hAnsiTheme="minorHAnsi" w:cstheme="minorHAnsi"/>
          <w:sz w:val="22"/>
          <w:szCs w:val="22"/>
        </w:rPr>
        <w:t>Identifying semantic overlap between models</w:t>
      </w:r>
    </w:p>
    <w:p w14:paraId="34C2A971" w14:textId="77777777" w:rsidR="004B1CDF" w:rsidRDefault="004B1CDF" w:rsidP="004B1CDF">
      <w:pPr>
        <w:pStyle w:val="ListParagraph"/>
        <w:numPr>
          <w:ilvl w:val="1"/>
          <w:numId w:val="21"/>
        </w:numPr>
        <w:spacing w:before="120"/>
        <w:rPr>
          <w:rFonts w:asciiTheme="minorHAnsi" w:hAnsiTheme="minorHAnsi" w:cstheme="minorHAnsi"/>
        </w:rPr>
      </w:pPr>
      <w:r>
        <w:rPr>
          <w:rFonts w:asciiTheme="minorHAnsi" w:hAnsiTheme="minorHAnsi" w:cstheme="minorHAnsi"/>
          <w:sz w:val="22"/>
          <w:szCs w:val="22"/>
        </w:rPr>
        <w:t>Inconsistency of model interdependencies (e.g. the meaning of a constrained archetype is not subsumed by the meaning of the base archetype)</w:t>
      </w:r>
    </w:p>
    <w:p w14:paraId="2AEB2FB1" w14:textId="77777777" w:rsidR="004B1CDF" w:rsidRDefault="004B1CDF" w:rsidP="004B1CDF">
      <w:pPr>
        <w:pStyle w:val="ListParagraph"/>
        <w:numPr>
          <w:ilvl w:val="0"/>
          <w:numId w:val="21"/>
        </w:numPr>
        <w:spacing w:before="120"/>
        <w:rPr>
          <w:rFonts w:asciiTheme="minorHAnsi" w:hAnsiTheme="minorHAnsi" w:cstheme="minorHAnsi"/>
        </w:rPr>
      </w:pPr>
      <w:r>
        <w:rPr>
          <w:rFonts w:asciiTheme="minorHAnsi" w:hAnsiTheme="minorHAnsi" w:cstheme="minorHAnsi"/>
          <w:sz w:val="22"/>
          <w:szCs w:val="22"/>
        </w:rPr>
        <w:t>To determine the iso-semanticity of two or more instances of models that are semantically equivalent, but structurally different; and to be able to transform between these isosemantic representations, including:</w:t>
      </w:r>
    </w:p>
    <w:p w14:paraId="1B915266" w14:textId="77777777" w:rsidR="004B1CDF" w:rsidRDefault="004B1CDF" w:rsidP="004B1CDF">
      <w:pPr>
        <w:pStyle w:val="ListParagraph"/>
        <w:numPr>
          <w:ilvl w:val="1"/>
          <w:numId w:val="21"/>
        </w:numPr>
        <w:spacing w:before="120"/>
        <w:rPr>
          <w:rFonts w:asciiTheme="minorHAnsi" w:hAnsiTheme="minorHAnsi" w:cstheme="minorHAnsi"/>
        </w:rPr>
      </w:pPr>
      <w:r>
        <w:rPr>
          <w:rFonts w:asciiTheme="minorHAnsi" w:hAnsiTheme="minorHAnsi" w:cstheme="minorHAnsi"/>
          <w:sz w:val="22"/>
          <w:szCs w:val="22"/>
        </w:rPr>
        <w:t xml:space="preserve">Models that use a different level of precoordination versus structure; </w:t>
      </w:r>
    </w:p>
    <w:p w14:paraId="3112D644" w14:textId="77777777" w:rsidR="004B1CDF" w:rsidRDefault="004B1CDF" w:rsidP="004B1CDF">
      <w:pPr>
        <w:pStyle w:val="ListParagraph"/>
        <w:numPr>
          <w:ilvl w:val="1"/>
          <w:numId w:val="21"/>
        </w:numPr>
        <w:spacing w:before="120"/>
        <w:rPr>
          <w:rFonts w:asciiTheme="minorHAnsi" w:hAnsiTheme="minorHAnsi" w:cstheme="minorHAnsi"/>
        </w:rPr>
      </w:pPr>
      <w:r>
        <w:rPr>
          <w:rFonts w:asciiTheme="minorHAnsi" w:hAnsiTheme="minorHAnsi" w:cstheme="minorHAnsi"/>
          <w:sz w:val="22"/>
          <w:szCs w:val="22"/>
        </w:rPr>
        <w:t>Models that make different modelling design choices (e.g. Representing a laboratory test’s method as a data element, versus a CLUSTER containing data elements)</w:t>
      </w:r>
    </w:p>
    <w:p w14:paraId="3AB2C5EC" w14:textId="77777777" w:rsidR="004B1CDF" w:rsidRDefault="004B1CDF" w:rsidP="004B1CDF">
      <w:pPr>
        <w:pStyle w:val="ListParagraph"/>
        <w:numPr>
          <w:ilvl w:val="1"/>
          <w:numId w:val="21"/>
        </w:numPr>
        <w:spacing w:before="120"/>
        <w:rPr>
          <w:rFonts w:asciiTheme="minorHAnsi" w:hAnsiTheme="minorHAnsi" w:cstheme="minorHAnsi"/>
        </w:rPr>
      </w:pPr>
      <w:r>
        <w:rPr>
          <w:rFonts w:asciiTheme="minorHAnsi" w:hAnsiTheme="minorHAnsi" w:cstheme="minorHAnsi"/>
          <w:sz w:val="22"/>
          <w:szCs w:val="22"/>
        </w:rPr>
        <w:t>Models that use a different base representation (e.g. CIMI to HL7 v3 models)</w:t>
      </w:r>
    </w:p>
    <w:p w14:paraId="775FB2B1" w14:textId="77777777" w:rsidR="004B1CDF" w:rsidRDefault="004B1CDF" w:rsidP="004B1CDF">
      <w:pPr>
        <w:pStyle w:val="ListParagraph"/>
        <w:numPr>
          <w:ilvl w:val="0"/>
          <w:numId w:val="21"/>
        </w:numPr>
        <w:spacing w:before="120"/>
        <w:rPr>
          <w:rFonts w:asciiTheme="minorHAnsi" w:hAnsiTheme="minorHAnsi" w:cstheme="minorHAnsi"/>
        </w:rPr>
      </w:pPr>
      <w:r>
        <w:rPr>
          <w:rFonts w:asciiTheme="minorHAnsi" w:hAnsiTheme="minorHAnsi" w:cstheme="minorHAnsi"/>
          <w:sz w:val="22"/>
          <w:szCs w:val="22"/>
        </w:rPr>
        <w:t>To enable querying over data instances of isosemantic model representations (as described above)</w:t>
      </w:r>
    </w:p>
    <w:p w14:paraId="2D5726D7" w14:textId="77777777" w:rsidR="004B1CDF" w:rsidRPr="00F15E4C" w:rsidRDefault="004B1CDF" w:rsidP="004B1CDF">
      <w:pPr>
        <w:pStyle w:val="ListParagraph"/>
        <w:numPr>
          <w:ilvl w:val="0"/>
          <w:numId w:val="21"/>
        </w:numPr>
        <w:spacing w:before="120"/>
        <w:rPr>
          <w:rFonts w:asciiTheme="minorHAnsi" w:hAnsiTheme="minorHAnsi" w:cstheme="minorHAnsi"/>
        </w:rPr>
      </w:pPr>
      <w:r>
        <w:rPr>
          <w:rFonts w:asciiTheme="minorHAnsi" w:hAnsiTheme="minorHAnsi" w:cstheme="minorHAnsi"/>
          <w:sz w:val="22"/>
          <w:szCs w:val="22"/>
        </w:rPr>
        <w:t>To support data validation and semantic interoperability (e.g. exchanging data between systems that use different native information structures)</w:t>
      </w:r>
    </w:p>
    <w:p w14:paraId="0379C75F" w14:textId="77777777" w:rsidR="004B1CDF" w:rsidRDefault="004B1CDF" w:rsidP="004B1CDF">
      <w:pPr>
        <w:spacing w:before="120"/>
      </w:pPr>
      <w:r>
        <w:t>It is proposed that these use cases be met by the fulfilment of the following requirements:</w:t>
      </w:r>
    </w:p>
    <w:p w14:paraId="71E24301" w14:textId="04EA01C8" w:rsidR="004B1CDF" w:rsidRPr="00F15E4C" w:rsidRDefault="004B1CDF" w:rsidP="004B1CDF">
      <w:pPr>
        <w:numPr>
          <w:ilvl w:val="0"/>
          <w:numId w:val="22"/>
        </w:numPr>
        <w:spacing w:before="120"/>
      </w:pPr>
      <w:r>
        <w:rPr>
          <w:lang w:val="en-US"/>
        </w:rPr>
        <w:t>A s</w:t>
      </w:r>
      <w:r w:rsidRPr="00AB0528">
        <w:rPr>
          <w:lang w:val="en-US"/>
        </w:rPr>
        <w:t>tandard</w:t>
      </w:r>
      <w:r>
        <w:rPr>
          <w:lang w:val="en-US"/>
        </w:rPr>
        <w:t xml:space="preserve">, reproducible methodology for defining the meaning of each node in the model using an association with </w:t>
      </w:r>
      <w:del w:id="367" w:author="Claude Nanjo" w:date="2016-11-23T20:55:00Z">
        <w:r w:rsidDel="001F5AB3">
          <w:rPr>
            <w:lang w:val="en-US"/>
          </w:rPr>
          <w:delText xml:space="preserve">the </w:delText>
        </w:r>
      </w:del>
      <w:ins w:id="368" w:author="Claude Nanjo" w:date="2016-11-23T20:55:00Z">
        <w:r w:rsidR="001F5AB3">
          <w:rPr>
            <w:lang w:val="en-US"/>
          </w:rPr>
          <w:t xml:space="preserve">a </w:t>
        </w:r>
      </w:ins>
      <w:r>
        <w:rPr>
          <w:lang w:val="en-US"/>
        </w:rPr>
        <w:t>terminology;</w:t>
      </w:r>
    </w:p>
    <w:p w14:paraId="10315FBF" w14:textId="77777777" w:rsidR="004B1CDF" w:rsidRPr="00AB0528" w:rsidRDefault="004B1CDF" w:rsidP="004B1CDF">
      <w:pPr>
        <w:numPr>
          <w:ilvl w:val="0"/>
          <w:numId w:val="22"/>
        </w:numPr>
        <w:spacing w:before="120"/>
      </w:pPr>
      <w:r>
        <w:rPr>
          <w:lang w:val="en-US"/>
        </w:rPr>
        <w:t>A standard, reproducible methodology for defining the valid set of values of each coded ELEMENT in the model (either explicitly or as a constraint expression)</w:t>
      </w:r>
    </w:p>
    <w:p w14:paraId="5132E8E5" w14:textId="77777777" w:rsidR="004B1CDF" w:rsidRDefault="004B1CDF" w:rsidP="004B1CDF">
      <w:pPr>
        <w:numPr>
          <w:ilvl w:val="0"/>
          <w:numId w:val="22"/>
        </w:numPr>
        <w:spacing w:before="120"/>
      </w:pPr>
      <w:r w:rsidDel="00AB0528">
        <w:t xml:space="preserve"> </w:t>
      </w:r>
      <w:r>
        <w:t>A standard, reproducible methodology for establishing semantic relationships between nodes in the same model.</w:t>
      </w:r>
    </w:p>
    <w:p w14:paraId="291D701C" w14:textId="77777777" w:rsidR="004B1CDF" w:rsidRPr="00F15E4C" w:rsidRDefault="004B1CDF" w:rsidP="004B1CDF">
      <w:pPr>
        <w:numPr>
          <w:ilvl w:val="0"/>
          <w:numId w:val="22"/>
        </w:numPr>
        <w:spacing w:before="120"/>
      </w:pPr>
      <w:r>
        <w:lastRenderedPageBreak/>
        <w:t>A standard, reproducible methodology for establishing semantic relationships between nodes in different models</w:t>
      </w:r>
    </w:p>
    <w:p w14:paraId="6962B09F" w14:textId="77777777" w:rsidR="004B1CDF" w:rsidRPr="00AB0528" w:rsidRDefault="004B1CDF" w:rsidP="004B1CDF">
      <w:pPr>
        <w:numPr>
          <w:ilvl w:val="0"/>
          <w:numId w:val="22"/>
        </w:numPr>
        <w:spacing w:before="120"/>
      </w:pPr>
      <w:r w:rsidRPr="00AB0528">
        <w:rPr>
          <w:lang w:val="en-US"/>
        </w:rPr>
        <w:t>Terminology bindings that are agnostic as to whether nodes are connected using a hierarchy or using links.</w:t>
      </w:r>
    </w:p>
    <w:p w14:paraId="0A1EA46C" w14:textId="77777777" w:rsidR="004B1CDF" w:rsidRPr="00AB0528" w:rsidRDefault="004B1CDF" w:rsidP="004B1CDF">
      <w:pPr>
        <w:numPr>
          <w:ilvl w:val="0"/>
          <w:numId w:val="22"/>
        </w:numPr>
        <w:spacing w:before="120"/>
      </w:pPr>
      <w:r w:rsidRPr="00AB0528">
        <w:rPr>
          <w:lang w:val="en-US"/>
        </w:rPr>
        <w:t>Terminology bindings that allow the values to be represented in a way that is agnostic to the degree of precoordination versus structure.</w:t>
      </w:r>
    </w:p>
    <w:p w14:paraId="549682D9" w14:textId="77777777" w:rsidR="004B1CDF" w:rsidRPr="00AB0528" w:rsidRDefault="004B1CDF" w:rsidP="004B1CDF">
      <w:pPr>
        <w:numPr>
          <w:ilvl w:val="0"/>
          <w:numId w:val="22"/>
        </w:numPr>
        <w:spacing w:before="120"/>
      </w:pPr>
      <w:r w:rsidRPr="00AB0528">
        <w:rPr>
          <w:lang w:val="en-US"/>
        </w:rPr>
        <w:t>Terminology bindings that enable the transformation between isosemantic representations of the same model</w:t>
      </w:r>
    </w:p>
    <w:p w14:paraId="2D26A0D7" w14:textId="77777777" w:rsidR="004B1CDF" w:rsidRPr="00AB0528" w:rsidRDefault="004B1CDF" w:rsidP="004B1CDF">
      <w:pPr>
        <w:numPr>
          <w:ilvl w:val="0"/>
          <w:numId w:val="22"/>
        </w:numPr>
        <w:spacing w:before="120"/>
      </w:pPr>
      <w:r w:rsidRPr="00AB0528">
        <w:rPr>
          <w:lang w:val="en-US"/>
        </w:rPr>
        <w:t xml:space="preserve">Terminology bindings that allow consistency to be checked within models, and between models related by specialisation or </w:t>
      </w:r>
      <w:r>
        <w:rPr>
          <w:lang w:val="en-US"/>
        </w:rPr>
        <w:t>slot filling.</w:t>
      </w:r>
    </w:p>
    <w:p w14:paraId="3DF5220F" w14:textId="77777777" w:rsidR="004B1CDF" w:rsidRPr="00AB0528" w:rsidRDefault="004B1CDF" w:rsidP="004B1CDF">
      <w:pPr>
        <w:numPr>
          <w:ilvl w:val="0"/>
          <w:numId w:val="22"/>
        </w:numPr>
        <w:spacing w:before="120"/>
      </w:pPr>
      <w:r w:rsidRPr="00AB0528">
        <w:rPr>
          <w:lang w:val="en-US"/>
        </w:rPr>
        <w:t>Support for semantic node labelling</w:t>
      </w:r>
    </w:p>
    <w:p w14:paraId="00287E02" w14:textId="77777777" w:rsidR="004B1CDF" w:rsidRDefault="004B1CDF" w:rsidP="00507E6F">
      <w:pPr>
        <w:pStyle w:val="Heading2"/>
      </w:pPr>
      <w:bookmarkStart w:id="369" w:name="_Toc341554290"/>
      <w:r>
        <w:t>6.6.1 Terminology Binding Guidelines</w:t>
      </w:r>
      <w:bookmarkEnd w:id="369"/>
    </w:p>
    <w:p w14:paraId="2C76BD10" w14:textId="77777777" w:rsidR="004B1CDF" w:rsidRDefault="004B1CDF" w:rsidP="004B1CDF"/>
    <w:p w14:paraId="623FDA57" w14:textId="77777777" w:rsidR="004B1CDF" w:rsidRPr="0072733A" w:rsidRDefault="004B1CDF" w:rsidP="004B1CDF">
      <w:r w:rsidRPr="0072733A">
        <w:t>CIMI supports isosemantic models</w:t>
      </w:r>
      <w:r>
        <w:t xml:space="preserve"> and o</w:t>
      </w:r>
      <w:r w:rsidRPr="0072733A">
        <w:t>ne model in an isosemantic family will be selected as the preferred model for interoperability</w:t>
      </w:r>
      <w:r>
        <w:t>.</w:t>
      </w:r>
    </w:p>
    <w:p w14:paraId="46A8276D" w14:textId="49D476D0" w:rsidR="004B1CDF" w:rsidRPr="0072733A" w:rsidRDefault="004B1CDF" w:rsidP="004B1CDF">
      <w:r w:rsidRPr="0072733A">
        <w:t xml:space="preserve">A preference will be given to </w:t>
      </w:r>
      <w:ins w:id="370" w:author="Claude Nanjo" w:date="2016-11-23T20:56:00Z">
        <w:r w:rsidR="00522B8C">
          <w:t xml:space="preserve">post-coordination in the model </w:t>
        </w:r>
      </w:ins>
      <w:r w:rsidRPr="0072733A">
        <w:t xml:space="preserve">structure over precoordination </w:t>
      </w:r>
      <w:ins w:id="371" w:author="Claude Nanjo" w:date="2016-11-23T20:56:00Z">
        <w:r w:rsidR="00522B8C">
          <w:t xml:space="preserve">at the concept level </w:t>
        </w:r>
      </w:ins>
      <w:commentRangeStart w:id="372"/>
      <w:r w:rsidRPr="0072733A">
        <w:t>(unless precoordinated form is more clinically recognised)</w:t>
      </w:r>
      <w:commentRangeEnd w:id="372"/>
      <w:r w:rsidR="00522B8C">
        <w:rPr>
          <w:rStyle w:val="CommentReference"/>
          <w:rFonts w:cs="Times New Roman"/>
          <w:color w:val="auto"/>
          <w:lang w:eastAsia="en-US"/>
        </w:rPr>
        <w:commentReference w:id="372"/>
      </w:r>
    </w:p>
    <w:p w14:paraId="3BFD690C" w14:textId="77777777" w:rsidR="004B1CDF" w:rsidRDefault="004B1CDF" w:rsidP="004B1CDF">
      <w:pPr>
        <w:spacing w:before="120"/>
      </w:pPr>
      <w:r>
        <w:t>All finalised CIMI Clinical Models will:</w:t>
      </w:r>
    </w:p>
    <w:p w14:paraId="03B3D325" w14:textId="77777777" w:rsidR="004B1CDF" w:rsidRDefault="004B1CDF" w:rsidP="004B1CDF">
      <w:pPr>
        <w:numPr>
          <w:ilvl w:val="0"/>
          <w:numId w:val="9"/>
        </w:numPr>
        <w:spacing w:after="0"/>
      </w:pPr>
      <w:r>
        <w:t xml:space="preserve">Include a semantic binding from each node in the model to a terminology concept, expression or pattern, which represents the meaning of the node. </w:t>
      </w:r>
    </w:p>
    <w:p w14:paraId="24B7E77E" w14:textId="77777777" w:rsidR="004B1CDF" w:rsidRDefault="004B1CDF" w:rsidP="004B1CDF">
      <w:pPr>
        <w:numPr>
          <w:ilvl w:val="0"/>
          <w:numId w:val="9"/>
        </w:numPr>
        <w:spacing w:after="0"/>
      </w:pPr>
      <w:r>
        <w:t>Include a value binding from each node of type TEXT or CODED_TEXT to a terminology reference set that indicates the valid values for the node – either defined intensionally using a constraint expression, or extensionally as a list of terminology components.</w:t>
      </w:r>
    </w:p>
    <w:p w14:paraId="3E389754" w14:textId="77777777" w:rsidR="004B1CDF" w:rsidRDefault="004B1CDF" w:rsidP="004B1CDF">
      <w:pPr>
        <w:spacing w:before="120"/>
      </w:pPr>
      <w:r>
        <w:t>All finalised CIMI Clinical Models may (where appropriate):</w:t>
      </w:r>
    </w:p>
    <w:p w14:paraId="1C124118" w14:textId="77777777" w:rsidR="004B1CDF" w:rsidRDefault="004B1CDF" w:rsidP="004B1CDF">
      <w:pPr>
        <w:numPr>
          <w:ilvl w:val="0"/>
          <w:numId w:val="9"/>
        </w:numPr>
        <w:spacing w:after="0"/>
      </w:pPr>
      <w:r>
        <w:t>Include a semantic binding that indicates the meaning of the relationship between each hierarchical parent-child node pair in the model.</w:t>
      </w:r>
    </w:p>
    <w:p w14:paraId="0357E574" w14:textId="77777777" w:rsidR="004B1CDF" w:rsidRDefault="004B1CDF" w:rsidP="004B1CDF">
      <w:pPr>
        <w:numPr>
          <w:ilvl w:val="0"/>
          <w:numId w:val="9"/>
        </w:numPr>
        <w:spacing w:after="0"/>
      </w:pPr>
      <w:r>
        <w:t xml:space="preserve">Include a semantic binding on each </w:t>
      </w:r>
      <w:commentRangeStart w:id="373"/>
      <w:r>
        <w:t xml:space="preserve">LINK </w:t>
      </w:r>
      <w:commentRangeEnd w:id="373"/>
      <w:r w:rsidR="00522B8C">
        <w:rPr>
          <w:rStyle w:val="CommentReference"/>
          <w:rFonts w:cs="Times New Roman"/>
          <w:color w:val="auto"/>
          <w:lang w:eastAsia="en-US"/>
        </w:rPr>
        <w:commentReference w:id="373"/>
      </w:r>
      <w:r>
        <w:t>between two non-hierarchical nodes in the same or different models (defined using the LINK.meaning attribute)</w:t>
      </w:r>
    </w:p>
    <w:p w14:paraId="5E0A3B4D" w14:textId="77777777" w:rsidR="004B1CDF" w:rsidRDefault="004B1CDF" w:rsidP="004B1CDF">
      <w:pPr>
        <w:numPr>
          <w:ilvl w:val="0"/>
          <w:numId w:val="9"/>
        </w:numPr>
        <w:spacing w:after="0"/>
      </w:pPr>
      <w:r>
        <w:t xml:space="preserve">Include a </w:t>
      </w:r>
      <w:commentRangeStart w:id="374"/>
      <w:r>
        <w:t xml:space="preserve">constructor </w:t>
      </w:r>
      <w:commentRangeEnd w:id="374"/>
      <w:r w:rsidR="00522B8C">
        <w:rPr>
          <w:rStyle w:val="CommentReference"/>
          <w:rFonts w:cs="Times New Roman"/>
          <w:color w:val="auto"/>
          <w:lang w:eastAsia="en-US"/>
        </w:rPr>
        <w:commentReference w:id="374"/>
      </w:r>
      <w:r>
        <w:t>binding on appropriate container-type nodes (e.g. ENTRY, CLUSTER), in the form of a terminology expression, to help determine its iso-semanticity with other model representations.</w:t>
      </w:r>
    </w:p>
    <w:p w14:paraId="4991E099" w14:textId="77777777" w:rsidR="004B1CDF" w:rsidRPr="002B5049" w:rsidRDefault="004B1CDF" w:rsidP="00D70EB9">
      <w:pPr>
        <w:pStyle w:val="Heading3"/>
      </w:pPr>
      <w:bookmarkStart w:id="375" w:name="_Toc341554291"/>
      <w:r>
        <w:t>Attribute Binding</w:t>
      </w:r>
      <w:bookmarkEnd w:id="375"/>
    </w:p>
    <w:p w14:paraId="7C622F6F" w14:textId="77777777" w:rsidR="004B1CDF" w:rsidRDefault="004B1CDF" w:rsidP="004B1CDF">
      <w:pPr>
        <w:spacing w:before="120" w:after="0"/>
      </w:pPr>
      <w:r>
        <w:lastRenderedPageBreak/>
        <w:t xml:space="preserve">All semantic bindings to CIMI models (including node meaning, relationship/link meaning and constructor bindings) will be defined.  </w:t>
      </w:r>
      <w:r w:rsidRPr="002B5049">
        <w:t>SNOMED CT is the primary reference terminology</w:t>
      </w:r>
      <w:r>
        <w:t xml:space="preserve">; </w:t>
      </w:r>
      <w:r w:rsidRPr="002B5049">
        <w:t xml:space="preserve">LOINC </w:t>
      </w:r>
      <w:r>
        <w:t xml:space="preserve">will also be used </w:t>
      </w:r>
      <w:r w:rsidRPr="002B5049">
        <w:t>as a reference terminology</w:t>
      </w:r>
      <w:r>
        <w:t xml:space="preserve"> as needed for Evaluations. </w:t>
      </w:r>
      <w:r w:rsidRPr="002B5049">
        <w:t>Where there is overlap and a mapping between LOINC an</w:t>
      </w:r>
      <w:r>
        <w:t xml:space="preserve">d SNOMED CT, particularly when </w:t>
      </w:r>
      <w:r w:rsidRPr="002B5049">
        <w:t>in scope of the agreement (la</w:t>
      </w:r>
      <w:r>
        <w:t>b, vital signs, anthropmorhpic m</w:t>
      </w:r>
      <w:r w:rsidRPr="002B5049">
        <w:t>easurements….)</w:t>
      </w:r>
      <w:r>
        <w:t>; L</w:t>
      </w:r>
      <w:r w:rsidRPr="002B5049">
        <w:t xml:space="preserve">OINC </w:t>
      </w:r>
      <w:r>
        <w:t xml:space="preserve">will be used as the </w:t>
      </w:r>
      <w:r w:rsidRPr="002B5049">
        <w:t>primary binding</w:t>
      </w:r>
      <w:r>
        <w:t>.</w:t>
      </w:r>
    </w:p>
    <w:p w14:paraId="5DC2BE11" w14:textId="77777777" w:rsidR="004B1CDF" w:rsidRDefault="004B1CDF" w:rsidP="004B1CDF">
      <w:pPr>
        <w:spacing w:before="120" w:after="0"/>
      </w:pPr>
      <w:r w:rsidRPr="002B5049">
        <w:t xml:space="preserve">If the CIMI </w:t>
      </w:r>
      <w:r>
        <w:t xml:space="preserve">attribute </w:t>
      </w:r>
      <w:r w:rsidRPr="002B5049">
        <w:t>aligns with the SCT concept model, the</w:t>
      </w:r>
      <w:r>
        <w:t xml:space="preserve">n the attribute will be bound to descendants of </w:t>
      </w:r>
      <w:r w:rsidRPr="00182C1A">
        <w:rPr>
          <w:i/>
        </w:rPr>
        <w:t>Concept model  attribute</w:t>
      </w:r>
      <w:r>
        <w:t xml:space="preserve"> ID </w:t>
      </w:r>
      <w:r w:rsidRPr="00182C1A">
        <w:t>410662002</w:t>
      </w:r>
      <w:r>
        <w:t xml:space="preserve"> (note that children of </w:t>
      </w:r>
      <w:r w:rsidRPr="00182C1A">
        <w:rPr>
          <w:i/>
        </w:rPr>
        <w:t>Unapproved attribute (attribute)</w:t>
      </w:r>
      <w:r>
        <w:t xml:space="preserve"> ID 408739003 should not be used). </w:t>
      </w:r>
      <w:r w:rsidRPr="002B5049">
        <w:t>If there is no attribute binding (e.g.</w:t>
      </w:r>
      <w:r>
        <w:t xml:space="preserve"> temporal attributes such as</w:t>
      </w:r>
      <w:r w:rsidRPr="002B5049">
        <w:t xml:space="preserve"> “start time”) then use descendents from the “observable entity” domain</w:t>
      </w:r>
    </w:p>
    <w:p w14:paraId="13027F0D" w14:textId="77777777" w:rsidR="004B1CDF" w:rsidRDefault="004B1CDF" w:rsidP="004B1CDF">
      <w:pPr>
        <w:spacing w:before="120" w:after="0"/>
      </w:pPr>
      <w:r>
        <w:t>To support terminology bindings to SNOMED CT components, which are not available in the international release, CIMI will develop a SNOMED CT extension in the CIMI Namespace (namespace id: 1000160). This namespace has been allocated and registered by the IHTSDO.</w:t>
      </w:r>
    </w:p>
    <w:p w14:paraId="61D0C646" w14:textId="77777777" w:rsidR="004B1CDF" w:rsidRPr="002B5049" w:rsidRDefault="004B1CDF" w:rsidP="00D70EB9">
      <w:pPr>
        <w:pStyle w:val="Heading3"/>
      </w:pPr>
      <w:bookmarkStart w:id="376" w:name="_Toc341554292"/>
      <w:r>
        <w:t>Value Binding</w:t>
      </w:r>
      <w:bookmarkEnd w:id="376"/>
    </w:p>
    <w:p w14:paraId="2153603F" w14:textId="77777777" w:rsidR="004B1CDF" w:rsidRDefault="004B1CDF" w:rsidP="004B1CDF">
      <w:pPr>
        <w:spacing w:before="120" w:after="0"/>
      </w:pPr>
      <w:r>
        <w:t>Value bindings will use SNOMED CT wherever possible – however, where the values are outside the scope of SNOMED CT, other terminologies (e.g. LOINC answers) may be selected (on a case-by-case basis).</w:t>
      </w:r>
    </w:p>
    <w:p w14:paraId="16A00B2F" w14:textId="77777777" w:rsidR="004B1CDF" w:rsidRPr="00284F65" w:rsidRDefault="004B1CDF" w:rsidP="004B1CDF">
      <w:pPr>
        <w:spacing w:before="120" w:after="0"/>
      </w:pPr>
      <w:r>
        <w:t xml:space="preserve">When a data element is </w:t>
      </w:r>
      <w:r w:rsidRPr="00284F65">
        <w:t>further refined as a specialization</w:t>
      </w:r>
      <w:r>
        <w:t xml:space="preserve"> </w:t>
      </w:r>
      <w:r w:rsidRPr="00284F65">
        <w:t>(e.g. skin asses</w:t>
      </w:r>
      <w:r>
        <w:t xml:space="preserve">sment site is a body location), the value set range must come from the range of the parent </w:t>
      </w:r>
      <w:r w:rsidRPr="00284F65">
        <w:t>data element</w:t>
      </w:r>
      <w:r>
        <w:t xml:space="preserve"> (</w:t>
      </w:r>
      <w:r w:rsidRPr="00284F65">
        <w:t xml:space="preserve">e.g. </w:t>
      </w:r>
      <w:r>
        <w:t>s</w:t>
      </w:r>
      <w:r w:rsidRPr="00284F65">
        <w:t>kin assessment site is a subtype of body location</w:t>
      </w:r>
      <w:r>
        <w:t xml:space="preserve">) </w:t>
      </w:r>
      <w:r w:rsidRPr="00284F65">
        <w:t xml:space="preserve">Subtype attribute binding can stay the higher level attribute </w:t>
      </w:r>
    </w:p>
    <w:p w14:paraId="14D9C9B1" w14:textId="77777777" w:rsidR="004B1CDF" w:rsidRDefault="004B1CDF" w:rsidP="004B1CDF">
      <w:pPr>
        <w:spacing w:after="0" w:line="240" w:lineRule="auto"/>
      </w:pPr>
      <w:r>
        <w:br w:type="page"/>
      </w:r>
    </w:p>
    <w:p w14:paraId="021B46F3" w14:textId="77777777" w:rsidR="004B1CDF" w:rsidRDefault="004B1CDF" w:rsidP="004B1CDF">
      <w:pPr>
        <w:rPr>
          <w:lang w:val="en-GB" w:eastAsia="en-GB"/>
        </w:rPr>
      </w:pPr>
    </w:p>
    <w:p w14:paraId="6B7D7BDE" w14:textId="77777777" w:rsidR="004B1CDF" w:rsidRDefault="004B1CDF" w:rsidP="00507E6F">
      <w:pPr>
        <w:pStyle w:val="Heading2"/>
      </w:pPr>
      <w:bookmarkStart w:id="377" w:name="_Toc341554293"/>
      <w:r>
        <w:t>6.6.4 Linkage Relationships</w:t>
      </w:r>
      <w:bookmarkEnd w:id="377"/>
    </w:p>
    <w:p w14:paraId="4805D834" w14:textId="77777777" w:rsidR="004B1CDF" w:rsidRDefault="004B1CDF" w:rsidP="004B1CDF">
      <w:r>
        <w:t>These link classes help determine the relationships between two archetypes. There is a 1:1 mapping between two archetypes (at ENTRY level) with the @meaning attribute defining the semantics of the relationship.  – To be expanded –</w:t>
      </w:r>
    </w:p>
    <w:p w14:paraId="23442AAB" w14:textId="77777777" w:rsidR="004B1CDF" w:rsidRDefault="004B1CDF" w:rsidP="00507E6F">
      <w:pPr>
        <w:pStyle w:val="Heading2"/>
      </w:pPr>
      <w:bookmarkStart w:id="378" w:name="_Toc341554294"/>
      <w:r>
        <w:t>6.6.5 Linkage Relationships</w:t>
      </w:r>
      <w:bookmarkEnd w:id="378"/>
    </w:p>
    <w:p w14:paraId="0925AB8E" w14:textId="77777777" w:rsidR="004B1CDF" w:rsidRPr="0072733A" w:rsidRDefault="004B1CDF" w:rsidP="004B1CDF">
      <w:pPr>
        <w:ind w:left="426"/>
      </w:pPr>
    </w:p>
    <w:p w14:paraId="05331A5E" w14:textId="77777777" w:rsidR="004B1CDF" w:rsidRDefault="004B1CDF" w:rsidP="00114253">
      <w:pPr>
        <w:pStyle w:val="Heading1"/>
        <w:numPr>
          <w:ilvl w:val="1"/>
          <w:numId w:val="5"/>
        </w:numPr>
      </w:pPr>
      <w:bookmarkStart w:id="379" w:name="_Toc341554295"/>
      <w:commentRangeStart w:id="380"/>
      <w:r>
        <w:t>CIMI Alignment with FHIR</w:t>
      </w:r>
      <w:commentRangeEnd w:id="380"/>
      <w:r w:rsidR="008275AA">
        <w:rPr>
          <w:rStyle w:val="CommentReference"/>
          <w:rFonts w:ascii="Calibri" w:eastAsia="Calibri" w:hAnsi="Calibri" w:cs="Times New Roman"/>
          <w:b w:val="0"/>
          <w:bCs w:val="0"/>
          <w:color w:val="auto"/>
          <w:lang w:eastAsia="en-US"/>
        </w:rPr>
        <w:commentReference w:id="380"/>
      </w:r>
      <w:bookmarkEnd w:id="379"/>
    </w:p>
    <w:p w14:paraId="148728F8" w14:textId="77777777" w:rsidR="004B1CDF" w:rsidRPr="0072733A" w:rsidRDefault="004B1CDF" w:rsidP="004B1CDF"/>
    <w:p w14:paraId="203B7B00" w14:textId="77777777" w:rsidR="004B1CDF" w:rsidRDefault="004B1CDF" w:rsidP="00114253">
      <w:pPr>
        <w:pStyle w:val="Heading1"/>
        <w:numPr>
          <w:ilvl w:val="0"/>
          <w:numId w:val="21"/>
        </w:numPr>
      </w:pPr>
      <w:r>
        <w:br w:type="page"/>
      </w:r>
      <w:bookmarkStart w:id="381" w:name="_Toc341554296"/>
      <w:r>
        <w:lastRenderedPageBreak/>
        <w:t>Modelling Methodology</w:t>
      </w:r>
      <w:bookmarkEnd w:id="381"/>
    </w:p>
    <w:p w14:paraId="24EA7EBA" w14:textId="77777777" w:rsidR="004B1CDF" w:rsidRDefault="004B1CDF" w:rsidP="004B1CDF">
      <w:pPr>
        <w:spacing w:before="120"/>
        <w:rPr>
          <w:ins w:id="382" w:author="Linda Bird" w:date="2016-02-22T12:35:00Z"/>
        </w:rPr>
      </w:pPr>
      <w:r>
        <w:t>This section defines the CIMI Modelling Methodology</w:t>
      </w:r>
    </w:p>
    <w:p w14:paraId="530C633C" w14:textId="77777777" w:rsidR="004B1CDF" w:rsidRPr="00A62B19" w:rsidRDefault="004B1CDF" w:rsidP="004B1CDF">
      <w:pPr>
        <w:spacing w:before="120"/>
      </w:pPr>
      <w:ins w:id="383" w:author="Linda Bird" w:date="2016-02-22T12:38:00Z">
        <w:r w:rsidRPr="00F15E4C">
          <w:rPr>
            <w:noProof/>
            <w:lang w:val="en-US" w:eastAsia="en-US"/>
          </w:rPr>
          <w:drawing>
            <wp:inline distT="0" distB="0" distL="0" distR="0" wp14:anchorId="6BA17DBE" wp14:editId="2D61C8FA">
              <wp:extent cx="5715000" cy="42862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4700" cy="4293526"/>
                      </a:xfrm>
                      <a:prstGeom prst="rect">
                        <a:avLst/>
                      </a:prstGeom>
                    </pic:spPr>
                  </pic:pic>
                </a:graphicData>
              </a:graphic>
            </wp:inline>
          </w:drawing>
        </w:r>
      </w:ins>
    </w:p>
    <w:p w14:paraId="1D47E172" w14:textId="77777777" w:rsidR="00B21AB3" w:rsidRDefault="00B21AB3"/>
    <w:sectPr w:rsidR="00B21AB3" w:rsidSect="00B21AB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0" w:author="Claude Nanjo" w:date="2016-11-23T18:59:00Z" w:initials="CN">
    <w:p w14:paraId="1B57812B" w14:textId="1CC164BC" w:rsidR="001F5AB3" w:rsidRDefault="001F5AB3">
      <w:pPr>
        <w:pStyle w:val="CommentText"/>
      </w:pPr>
      <w:r>
        <w:rPr>
          <w:rStyle w:val="CommentReference"/>
        </w:rPr>
        <w:annotationRef/>
      </w:r>
      <w:r>
        <w:t>We still need to address the comments in this diagram.</w:t>
      </w:r>
    </w:p>
  </w:comment>
  <w:comment w:id="287" w:author="Claude Nanjo" w:date="2016-11-23T19:43:00Z" w:initials="CN">
    <w:p w14:paraId="549349DD" w14:textId="6857C639" w:rsidR="001F5AB3" w:rsidRDefault="001F5AB3">
      <w:pPr>
        <w:pStyle w:val="CommentText"/>
      </w:pPr>
      <w:r>
        <w:rPr>
          <w:rStyle w:val="CommentReference"/>
        </w:rPr>
        <w:annotationRef/>
      </w:r>
      <w:r>
        <w:t xml:space="preserve">The first section introduced the patterns and the overall architecture. This section should cover applications of the patterns to model specific clinical scenarios and rules of usage. </w:t>
      </w:r>
    </w:p>
  </w:comment>
  <w:comment w:id="289" w:author="Claude Nanjo" w:date="2016-11-23T19:46:00Z" w:initials="CN">
    <w:p w14:paraId="6A77B77E" w14:textId="201279DD" w:rsidR="001F5AB3" w:rsidRDefault="001F5AB3">
      <w:pPr>
        <w:pStyle w:val="CommentText"/>
      </w:pPr>
      <w:r>
        <w:rPr>
          <w:rStyle w:val="CommentReference"/>
        </w:rPr>
        <w:annotationRef/>
      </w:r>
      <w:r>
        <w:t>How will these be added? As separate reference modules and archetypes? We might wish to specify at a high level here and provide some context for the diagram below.</w:t>
      </w:r>
    </w:p>
  </w:comment>
  <w:comment w:id="290" w:author="Claude Nanjo" w:date="2016-11-23T19:46:00Z" w:initials="CN">
    <w:p w14:paraId="68B77310" w14:textId="2CBFAF61" w:rsidR="001F5AB3" w:rsidRDefault="001F5AB3">
      <w:pPr>
        <w:pStyle w:val="CommentText"/>
      </w:pPr>
      <w:r>
        <w:rPr>
          <w:rStyle w:val="CommentReference"/>
        </w:rPr>
        <w:annotationRef/>
      </w:r>
      <w:r>
        <w:t>The text is truncated in this image.</w:t>
      </w:r>
    </w:p>
  </w:comment>
  <w:comment w:id="292" w:author="Claude Nanjo" w:date="2016-11-23T19:47:00Z" w:initials="CN">
    <w:p w14:paraId="5E0E5697" w14:textId="53F74EC1" w:rsidR="001F5AB3" w:rsidRDefault="001F5AB3">
      <w:pPr>
        <w:pStyle w:val="CommentText"/>
      </w:pPr>
      <w:r>
        <w:rPr>
          <w:rStyle w:val="CommentReference"/>
        </w:rPr>
        <w:annotationRef/>
      </w:r>
      <w:r>
        <w:t>Got these covered above, you can remove unless you are specifying their usage to model specific clinical use cases. No need to describe them here though since it is already done above.</w:t>
      </w:r>
    </w:p>
  </w:comment>
  <w:comment w:id="296" w:author="Claude Nanjo" w:date="2016-11-23T19:48:00Z" w:initials="CN">
    <w:p w14:paraId="519514C2" w14:textId="3E2EEDF3" w:rsidR="001F5AB3" w:rsidRDefault="001F5AB3">
      <w:pPr>
        <w:pStyle w:val="CommentText"/>
      </w:pPr>
      <w:r>
        <w:rPr>
          <w:rStyle w:val="CommentReference"/>
        </w:rPr>
        <w:annotationRef/>
      </w:r>
      <w:r>
        <w:t>Got these covered above, you can remove unless you are specifying their usage to model specific clinical use cases. No need to describe them here though since it is already done above.</w:t>
      </w:r>
    </w:p>
  </w:comment>
  <w:comment w:id="298" w:author="Claude Nanjo" w:date="2016-11-23T19:48:00Z" w:initials="CN">
    <w:p w14:paraId="296B53E7" w14:textId="326CEEE1" w:rsidR="001F5AB3" w:rsidRDefault="001F5AB3">
      <w:pPr>
        <w:pStyle w:val="CommentText"/>
      </w:pPr>
      <w:r>
        <w:rPr>
          <w:rStyle w:val="CommentReference"/>
        </w:rPr>
        <w:annotationRef/>
      </w:r>
      <w:r>
        <w:t>Got these covered above, you can remove unless you are specifying their usage to model specific clinical use cases. No need to describe them here though since it is already done above.</w:t>
      </w:r>
    </w:p>
  </w:comment>
  <w:comment w:id="299" w:author="Claude Nanjo" w:date="2016-11-23T19:49:00Z" w:initials="CN">
    <w:p w14:paraId="1814F440" w14:textId="3AD27550" w:rsidR="001F5AB3" w:rsidRDefault="001F5AB3">
      <w:pPr>
        <w:pStyle w:val="CommentText"/>
      </w:pPr>
      <w:r>
        <w:rPr>
          <w:rStyle w:val="CommentReference"/>
        </w:rPr>
        <w:annotationRef/>
      </w:r>
      <w:r>
        <w:t>Should that not be ‘the result of the analysis’? Analyzing it seems like an action too.</w:t>
      </w:r>
    </w:p>
  </w:comment>
  <w:comment w:id="301" w:author="Claude Nanjo" w:date="2016-11-23T19:51:00Z" w:initials="CN">
    <w:p w14:paraId="36EB45C5" w14:textId="41F629DA" w:rsidR="001F5AB3" w:rsidRDefault="001F5AB3">
      <w:pPr>
        <w:pStyle w:val="CommentText"/>
      </w:pPr>
      <w:r>
        <w:rPr>
          <w:rStyle w:val="CommentReference"/>
        </w:rPr>
        <w:annotationRef/>
      </w:r>
      <w:r>
        <w:t>Under section patterns you have evaluations but evaluationresult is an ENTRY pattern. Section patterns represent groupings of entries or other sections which have no metadata associated with the collection – e.g., a problem list or a list of current medications. COMPOUND_ENTRYs are things like panels that have attribution information.</w:t>
      </w:r>
    </w:p>
  </w:comment>
  <w:comment w:id="310" w:author="Susan Matney" w:date="2016-11-23T11:44:00Z" w:initials="SM">
    <w:p w14:paraId="1B67E87A" w14:textId="77777777" w:rsidR="001F5AB3" w:rsidRDefault="001F5AB3" w:rsidP="004B1CDF">
      <w:pPr>
        <w:pStyle w:val="CommentText"/>
      </w:pPr>
      <w:r>
        <w:rPr>
          <w:rStyle w:val="CommentReference"/>
        </w:rPr>
        <w:annotationRef/>
      </w:r>
      <w:r>
        <w:t>What are we going to call the detailed clinical models? DCM’s, archetypes</w:t>
      </w:r>
    </w:p>
  </w:comment>
  <w:comment w:id="325" w:author="Claude Nanjo" w:date="2016-11-23T19:56:00Z" w:initials="CN">
    <w:p w14:paraId="55FA5C20" w14:textId="5DC28672" w:rsidR="001F5AB3" w:rsidRDefault="001F5AB3">
      <w:pPr>
        <w:pStyle w:val="CommentText"/>
      </w:pPr>
      <w:r>
        <w:rPr>
          <w:rStyle w:val="CommentReference"/>
        </w:rPr>
        <w:annotationRef/>
      </w:r>
      <w:r>
        <w:t>Here you are referring to the ISO V3 Data Types but we are using the OpenEHR datatypes. Need to correct these since CO does not exist in CIMI. We would just use CODED_TEXT I believe.</w:t>
      </w:r>
    </w:p>
  </w:comment>
  <w:comment w:id="327" w:author="Claude Nanjo" w:date="2016-11-23T19:57:00Z" w:initials="CN">
    <w:p w14:paraId="277EEBEF" w14:textId="3DA90DC9" w:rsidR="001F5AB3" w:rsidRDefault="001F5AB3">
      <w:pPr>
        <w:pStyle w:val="CommentText"/>
      </w:pPr>
      <w:r>
        <w:rPr>
          <w:rStyle w:val="CommentReference"/>
        </w:rPr>
        <w:annotationRef/>
      </w:r>
      <w:r>
        <w:t>We should use the same names as in the model LaboratoryTestResult and PhysicalEvaluationResult.</w:t>
      </w:r>
    </w:p>
  </w:comment>
  <w:comment w:id="329" w:author="Claude Nanjo" w:date="2016-11-23T20:16:00Z" w:initials="CN">
    <w:p w14:paraId="7844DB22" w14:textId="4CE96E68" w:rsidR="001F5AB3" w:rsidRDefault="001F5AB3">
      <w:pPr>
        <w:pStyle w:val="CommentText"/>
      </w:pPr>
      <w:r>
        <w:rPr>
          <w:rStyle w:val="CommentReference"/>
        </w:rPr>
        <w:annotationRef/>
      </w:r>
      <w:r>
        <w:t>I think we need to organize this section for a better flow. The content is good though. We also need to be very clear on the reference model patterns and the archetype pattern applied on the reference model patterns. For instance, when you describe XXAssert, it has to be very clear that this is an archetype pattern on top of the ClinicalStatement Reference Model Pattern.</w:t>
      </w:r>
    </w:p>
  </w:comment>
  <w:comment w:id="330" w:author="Claude Nanjo" w:date="2016-11-23T20:08:00Z" w:initials="CN">
    <w:p w14:paraId="31FC2FE9" w14:textId="39F2DCFB" w:rsidR="001F5AB3" w:rsidRDefault="001F5AB3">
      <w:pPr>
        <w:pStyle w:val="CommentText"/>
      </w:pPr>
      <w:r>
        <w:rPr>
          <w:rStyle w:val="CommentReference"/>
        </w:rPr>
        <w:annotationRef/>
      </w:r>
      <w:r>
        <w:t>When coupled with the ClinicalStatement reference model pattern, one can define two upper level archetypes: An AssertionAbsent ClinicalStatement and an AssertionKnownOrSuspectedPresent Clinical Statement. The AssertionAbsent Clinical Statement specifies a topic of Assertion and a statement context of Absent. The AssertionKnownOrSuspectedPresent also specifies a topic of Assertion but a statement context of KnownOrSuspectedPresent. The definition of clinical statements thus occurs at the archetype level.</w:t>
      </w:r>
    </w:p>
  </w:comment>
  <w:comment w:id="331" w:author="Claude Nanjo" w:date="2016-11-23T20:10:00Z" w:initials="CN">
    <w:p w14:paraId="35144940" w14:textId="42FE65E6" w:rsidR="001F5AB3" w:rsidRDefault="001F5AB3">
      <w:pPr>
        <w:pStyle w:val="CommentText"/>
      </w:pPr>
      <w:r>
        <w:rPr>
          <w:rStyle w:val="CommentReference"/>
        </w:rPr>
        <w:annotationRef/>
      </w:r>
      <w:r>
        <w:t>You also need to specify the constraints on the KnownOrSuspectedPresent context attribute of the Statement Context. If it is known present, then the context attribute must be constrained to that SWEC attribute.</w:t>
      </w:r>
    </w:p>
  </w:comment>
  <w:comment w:id="332" w:author="Claude Nanjo" w:date="2016-11-23T20:14:00Z" w:initials="CN">
    <w:p w14:paraId="5E9CC101" w14:textId="62D09DDC" w:rsidR="001F5AB3" w:rsidRDefault="001F5AB3">
      <w:pPr>
        <w:pStyle w:val="CommentText"/>
      </w:pPr>
      <w:r>
        <w:rPr>
          <w:rStyle w:val="CommentReference"/>
        </w:rPr>
        <w:annotationRef/>
      </w:r>
      <w:r>
        <w:t>This section was helpful to me actually ;-)</w:t>
      </w:r>
    </w:p>
  </w:comment>
  <w:comment w:id="335" w:author="Claude Nanjo" w:date="2016-11-23T20:18:00Z" w:initials="CN">
    <w:p w14:paraId="13286E7D" w14:textId="17FE91D4" w:rsidR="001F5AB3" w:rsidRDefault="001F5AB3">
      <w:pPr>
        <w:pStyle w:val="CommentText"/>
      </w:pPr>
      <w:r>
        <w:rPr>
          <w:rStyle w:val="CommentReference"/>
        </w:rPr>
        <w:annotationRef/>
      </w:r>
      <w:r>
        <w:t>Should we rename to Clinical Finding Assertion?</w:t>
      </w:r>
    </w:p>
  </w:comment>
  <w:comment w:id="336" w:author="Claude Nanjo" w:date="2016-11-23T20:19:00Z" w:initials="CN">
    <w:p w14:paraId="1C2D1D8D" w14:textId="3D34EEDC" w:rsidR="001F5AB3" w:rsidRDefault="001F5AB3">
      <w:pPr>
        <w:pStyle w:val="CommentText"/>
      </w:pPr>
      <w:r>
        <w:rPr>
          <w:rStyle w:val="CommentReference"/>
        </w:rPr>
        <w:annotationRef/>
      </w:r>
      <w:r>
        <w:t>We may need to define what we mean by event. An event that is not a deviation from physiological norms, caused by an external agent,  etc…</w:t>
      </w:r>
    </w:p>
  </w:comment>
  <w:comment w:id="337" w:author="Claude Nanjo" w:date="2016-11-23T20:20:00Z" w:initials="CN">
    <w:p w14:paraId="32BC5027" w14:textId="44EF2FBC" w:rsidR="001F5AB3" w:rsidRDefault="001F5AB3">
      <w:pPr>
        <w:pStyle w:val="CommentText"/>
      </w:pPr>
      <w:r>
        <w:rPr>
          <w:rStyle w:val="CommentReference"/>
        </w:rPr>
        <w:annotationRef/>
      </w:r>
      <w:r>
        <w:t>We need to be sure to use the attribute names in the model. Does data refer to a CEM model? For this document, we cannot reference CEMs and HL7 V3 datatypes.</w:t>
      </w:r>
    </w:p>
  </w:comment>
  <w:comment w:id="338" w:author="Claude Nanjo" w:date="2016-11-23T20:22:00Z" w:initials="CN">
    <w:p w14:paraId="27071132" w14:textId="7EEB47F1" w:rsidR="001F5AB3" w:rsidRDefault="001F5AB3">
      <w:pPr>
        <w:pStyle w:val="CommentText"/>
      </w:pPr>
      <w:r>
        <w:rPr>
          <w:rStyle w:val="CommentReference"/>
        </w:rPr>
        <w:annotationRef/>
      </w:r>
      <w:r>
        <w:t>Two things: (1) where do we define it, (2) I would be careful mixing the words Observation (which maps to our EvaluationResult) and Assert (which maps to our Assertion model). This will blur the boundary we are carefully outlining here.</w:t>
      </w:r>
    </w:p>
  </w:comment>
  <w:comment w:id="339" w:author="Claude Nanjo" w:date="2016-11-23T20:25:00Z" w:initials="CN">
    <w:p w14:paraId="153200BE" w14:textId="27694AB1" w:rsidR="001F5AB3" w:rsidRDefault="001F5AB3">
      <w:pPr>
        <w:pStyle w:val="CommentText"/>
      </w:pPr>
      <w:r>
        <w:rPr>
          <w:rStyle w:val="CommentReference"/>
        </w:rPr>
        <w:annotationRef/>
      </w:r>
      <w:r>
        <w:t>Would an example be: key: Diabetes, result: Present? If so, does this not violate the preferred pattern you presented above? I wonder if this is always the case.</w:t>
      </w:r>
    </w:p>
  </w:comment>
  <w:comment w:id="340" w:author="Claude Nanjo" w:date="2016-11-23T20:25:00Z" w:initials="CN">
    <w:p w14:paraId="0D633328" w14:textId="06715503" w:rsidR="001F5AB3" w:rsidRDefault="001F5AB3">
      <w:pPr>
        <w:pStyle w:val="CommentText"/>
      </w:pPr>
      <w:r>
        <w:rPr>
          <w:rStyle w:val="CommentReference"/>
        </w:rPr>
        <w:annotationRef/>
      </w:r>
      <w:r>
        <w:t>Good supporting example</w:t>
      </w:r>
    </w:p>
  </w:comment>
  <w:comment w:id="341" w:author="Claude Nanjo" w:date="2016-11-23T20:26:00Z" w:initials="CN">
    <w:p w14:paraId="3AEC5EF6" w14:textId="41F426D3" w:rsidR="001F5AB3" w:rsidRDefault="001F5AB3">
      <w:pPr>
        <w:pStyle w:val="CommentText"/>
      </w:pPr>
      <w:r>
        <w:rPr>
          <w:rStyle w:val="CommentReference"/>
        </w:rPr>
        <w:annotationRef/>
      </w:r>
      <w:r>
        <w:t>Whatever the rules we specify, they have to be 100% and unambiguous. I would have Stan provide his feedback on what we ultimately settle with for this rule.</w:t>
      </w:r>
    </w:p>
  </w:comment>
  <w:comment w:id="343" w:author="Claude Nanjo" w:date="2016-11-23T20:28:00Z" w:initials="CN">
    <w:p w14:paraId="0F1B264B" w14:textId="431C35FD" w:rsidR="001F5AB3" w:rsidRDefault="001F5AB3">
      <w:pPr>
        <w:pStyle w:val="CommentText"/>
      </w:pPr>
      <w:r>
        <w:rPr>
          <w:rStyle w:val="CommentReference"/>
        </w:rPr>
        <w:annotationRef/>
      </w:r>
      <w:r>
        <w:t>There are more: ProcedureOrder, PlannedProcedure, ProcedureNotCompleted, etc…</w:t>
      </w:r>
    </w:p>
  </w:comment>
  <w:comment w:id="344" w:author="Claude Nanjo" w:date="2016-11-23T20:30:00Z" w:initials="CN">
    <w:p w14:paraId="2C50020E" w14:textId="100B4992" w:rsidR="001F5AB3" w:rsidRDefault="001F5AB3">
      <w:pPr>
        <w:pStyle w:val="CommentText"/>
      </w:pPr>
      <w:r>
        <w:rPr>
          <w:rStyle w:val="CommentReference"/>
        </w:rPr>
        <w:annotationRef/>
      </w:r>
      <w:r>
        <w:rPr>
          <w:rStyle w:val="CommentReference"/>
        </w:rPr>
        <w:t>I think we need to be careful about mixing the procedure used to get the measurement – some evaluation procedure – and the measurement itself that result from the performance of the procedure. This could lead to confusions as to when to use Procedure or EvaluationResult which are very different things. Suggest some rewording to make this very clear.</w:t>
      </w:r>
    </w:p>
  </w:comment>
  <w:comment w:id="345" w:author="Claude Nanjo" w:date="2016-11-23T20:34:00Z" w:initials="CN">
    <w:p w14:paraId="303245A1" w14:textId="78074B16" w:rsidR="001F5AB3" w:rsidRDefault="001F5AB3">
      <w:pPr>
        <w:pStyle w:val="CommentText"/>
      </w:pPr>
      <w:r>
        <w:rPr>
          <w:rStyle w:val="CommentReference"/>
        </w:rPr>
        <w:annotationRef/>
      </w:r>
      <w:r>
        <w:t>We need to update this text because it does not seem to reference the compositional approach to clinical statement but rather suggests the use of flags such as a not performed indicator which we are trying to avoid for a number of reason (modifying attributes are inherently dangerous and cause reasoning challenges). In our model, we achieve this by defining an archetype on the ClinicalStatement pattern that constraints the topic to Procedure and the Context to NonPerformance. The second concern here is that null flavor is part of the result of the procedure rather than the procedure itself. Here we are conflating the action of measuring and the measurement that results. We need to be very clear in the wording so that the reader does not mix the two paradigms.</w:t>
      </w:r>
    </w:p>
  </w:comment>
  <w:comment w:id="346" w:author="Claude Nanjo" w:date="2016-11-23T20:35:00Z" w:initials="CN">
    <w:p w14:paraId="4AD887BF" w14:textId="7C479A07" w:rsidR="001F5AB3" w:rsidRDefault="001F5AB3">
      <w:pPr>
        <w:pStyle w:val="CommentText"/>
      </w:pPr>
      <w:r>
        <w:rPr>
          <w:rStyle w:val="CommentReference"/>
        </w:rPr>
        <w:annotationRef/>
      </w:r>
      <w:r>
        <w:t>A query on evaluation result</w:t>
      </w:r>
    </w:p>
  </w:comment>
  <w:comment w:id="347" w:author="Claude Nanjo" w:date="2016-11-23T20:36:00Z" w:initials="CN">
    <w:p w14:paraId="61ED0423" w14:textId="190DC6DA" w:rsidR="001F5AB3" w:rsidRDefault="001F5AB3">
      <w:pPr>
        <w:pStyle w:val="CommentText"/>
      </w:pPr>
      <w:r>
        <w:rPr>
          <w:rStyle w:val="CommentReference"/>
        </w:rPr>
        <w:annotationRef/>
      </w:r>
      <w:r>
        <w:t>A query on all clinical statements that have a context of non performance.</w:t>
      </w:r>
    </w:p>
  </w:comment>
  <w:comment w:id="348" w:author="Claude Nanjo" w:date="2016-11-23T20:39:00Z" w:initials="CN">
    <w:p w14:paraId="40924E2B" w14:textId="5DCC108D" w:rsidR="001F5AB3" w:rsidRDefault="001F5AB3">
      <w:pPr>
        <w:pStyle w:val="CommentText"/>
      </w:pPr>
      <w:r>
        <w:rPr>
          <w:rStyle w:val="CommentReference"/>
        </w:rPr>
        <w:annotationRef/>
      </w:r>
      <w:r>
        <w:t>This is something that we need to discuss because it brings up several important implications. The question stated here refers to a query on clinical statements with a topic of procedure and a context of performance or non-performance. This is not the same as a query on evaluation results for any result where the key in a heart rate measurement and an inference that if no results are found, the procedure was not done. The latter implies a ‘closed world’ where absence of X means that it was not collected as opposed to absence of X means my system has no information but it might have been collected elsewhere.</w:t>
      </w:r>
    </w:p>
  </w:comment>
  <w:comment w:id="349" w:author="Claude Nanjo" w:date="2016-11-23T20:44:00Z" w:initials="CN">
    <w:p w14:paraId="246D46A2" w14:textId="77777777" w:rsidR="001F5AB3" w:rsidRDefault="001F5AB3">
      <w:pPr>
        <w:pStyle w:val="CommentText"/>
      </w:pPr>
      <w:r>
        <w:rPr>
          <w:rStyle w:val="CommentReference"/>
        </w:rPr>
        <w:annotationRef/>
      </w:r>
      <w:r>
        <w:t>I think we need to recommend the following:</w:t>
      </w:r>
    </w:p>
    <w:p w14:paraId="773D77BE" w14:textId="686B1BB6" w:rsidR="001F5AB3" w:rsidRDefault="001F5AB3" w:rsidP="00FD6D37">
      <w:pPr>
        <w:pStyle w:val="CommentText"/>
        <w:numPr>
          <w:ilvl w:val="0"/>
          <w:numId w:val="48"/>
        </w:numPr>
      </w:pPr>
      <w:r>
        <w:t>We separate the notion of a result and the evaluation procedure that generated the result.</w:t>
      </w:r>
    </w:p>
    <w:p w14:paraId="0B91B8AB" w14:textId="77777777" w:rsidR="001F5AB3" w:rsidRDefault="001F5AB3" w:rsidP="00FD6D37">
      <w:pPr>
        <w:pStyle w:val="CommentText"/>
        <w:numPr>
          <w:ilvl w:val="0"/>
          <w:numId w:val="48"/>
        </w:numPr>
      </w:pPr>
      <w:r>
        <w:t xml:space="preserve"> The result may be stating that the characteristic in question was present or absent.</w:t>
      </w:r>
    </w:p>
    <w:p w14:paraId="56C688AA" w14:textId="77777777" w:rsidR="001F5AB3" w:rsidRDefault="001F5AB3" w:rsidP="00FD6D37">
      <w:pPr>
        <w:pStyle w:val="CommentText"/>
        <w:numPr>
          <w:ilvl w:val="0"/>
          <w:numId w:val="48"/>
        </w:numPr>
      </w:pPr>
      <w:r>
        <w:t xml:space="preserve"> The evaluation procedure may be performed or not performed</w:t>
      </w:r>
    </w:p>
    <w:p w14:paraId="4D904AA8" w14:textId="77777777" w:rsidR="001F5AB3" w:rsidRDefault="001F5AB3" w:rsidP="00FD6D37">
      <w:pPr>
        <w:pStyle w:val="CommentText"/>
        <w:numPr>
          <w:ilvl w:val="0"/>
          <w:numId w:val="48"/>
        </w:numPr>
      </w:pPr>
      <w:r>
        <w:t xml:space="preserve"> If we are interested in the measurement, we query evaluation result with a key of ‘heart rate’ and process the clinical statements that result based on whether their context indicates presence or absence.</w:t>
      </w:r>
    </w:p>
    <w:p w14:paraId="3F10CD38" w14:textId="77777777" w:rsidR="001F5AB3" w:rsidRDefault="001F5AB3" w:rsidP="00FD6D37">
      <w:pPr>
        <w:pStyle w:val="CommentText"/>
        <w:numPr>
          <w:ilvl w:val="0"/>
          <w:numId w:val="48"/>
        </w:numPr>
      </w:pPr>
      <w:r>
        <w:t>If we are interested in the procedure, we query Procedure clinical statements and look at the context to determine whether the procedure was performed or not performed.</w:t>
      </w:r>
    </w:p>
    <w:p w14:paraId="78A3DE2A" w14:textId="613D5043" w:rsidR="001F5AB3" w:rsidRDefault="001F5AB3" w:rsidP="00FD6D37">
      <w:pPr>
        <w:pStyle w:val="CommentText"/>
        <w:numPr>
          <w:ilvl w:val="0"/>
          <w:numId w:val="48"/>
        </w:numPr>
      </w:pPr>
      <w:r>
        <w:t>Absence of result data may be interpreted differently whether we are in a closed world or an open world.</w:t>
      </w:r>
    </w:p>
  </w:comment>
  <w:comment w:id="351" w:author="Claude Nanjo" w:date="2016-11-23T20:46:00Z" w:initials="CN">
    <w:p w14:paraId="695A3AD9" w14:textId="246785B7" w:rsidR="001F5AB3" w:rsidRDefault="001F5AB3">
      <w:pPr>
        <w:pStyle w:val="CommentText"/>
      </w:pPr>
      <w:r>
        <w:rPr>
          <w:rStyle w:val="CommentReference"/>
        </w:rPr>
        <w:annotationRef/>
      </w:r>
      <w:r>
        <w:t>This needs to come before the sections above since it will help the reader’s understanding. Here, I would describe how clinical statements are defined at the archetype level by mixing and matching topics and contexts for both Act and Finding topics. I may actually have that section written for you in my architectural overview. In your version here, I would build on my section to address specific clinical use cases as you have done above very nicely.</w:t>
      </w:r>
    </w:p>
  </w:comment>
  <w:comment w:id="356" w:author="Claude Nanjo" w:date="2016-11-23T20:49:00Z" w:initials="CN">
    <w:p w14:paraId="15272312" w14:textId="55F098E9" w:rsidR="001F5AB3" w:rsidRDefault="001F5AB3">
      <w:pPr>
        <w:pStyle w:val="CommentText"/>
      </w:pPr>
      <w:r>
        <w:rPr>
          <w:rStyle w:val="CommentReference"/>
        </w:rPr>
        <w:annotationRef/>
      </w:r>
      <w:r>
        <w:t>As a panel?</w:t>
      </w:r>
    </w:p>
  </w:comment>
  <w:comment w:id="358" w:author="Claude Nanjo" w:date="2016-11-23T20:51:00Z" w:initials="CN">
    <w:p w14:paraId="45064DF9" w14:textId="2BE1731A" w:rsidR="001F5AB3" w:rsidRDefault="001F5AB3">
      <w:pPr>
        <w:pStyle w:val="CommentText"/>
      </w:pPr>
      <w:r>
        <w:rPr>
          <w:rStyle w:val="CommentReference"/>
        </w:rPr>
        <w:annotationRef/>
      </w:r>
      <w:r>
        <w:t xml:space="preserve">Not sure I fully understand. Let’s discuss. </w:t>
      </w:r>
    </w:p>
  </w:comment>
  <w:comment w:id="360" w:author="Claude Nanjo" w:date="2016-11-23T20:51:00Z" w:initials="CN">
    <w:p w14:paraId="03096D6A" w14:textId="209D7917" w:rsidR="001F5AB3" w:rsidRDefault="001F5AB3">
      <w:pPr>
        <w:pStyle w:val="CommentText"/>
      </w:pPr>
      <w:r>
        <w:rPr>
          <w:rStyle w:val="CommentReference"/>
        </w:rPr>
        <w:annotationRef/>
      </w:r>
      <w:r>
        <w:t>Reword?</w:t>
      </w:r>
    </w:p>
  </w:comment>
  <w:comment w:id="361" w:author="Claude Nanjo" w:date="2016-11-23T20:52:00Z" w:initials="CN">
    <w:p w14:paraId="543B1A15" w14:textId="77B4ECFC" w:rsidR="001F5AB3" w:rsidRDefault="001F5AB3">
      <w:pPr>
        <w:pStyle w:val="CommentText"/>
      </w:pPr>
      <w:r>
        <w:rPr>
          <w:rStyle w:val="CommentReference"/>
        </w:rPr>
        <w:annotationRef/>
      </w:r>
      <w:r>
        <w:t xml:space="preserve">I hate Word. I cannot delete this comment. </w:t>
      </w:r>
    </w:p>
  </w:comment>
  <w:comment w:id="366" w:author="Claude Nanjo" w:date="2016-11-23T20:55:00Z" w:initials="CN">
    <w:p w14:paraId="39CB53A4" w14:textId="75838970" w:rsidR="001F5AB3" w:rsidRDefault="001F5AB3">
      <w:pPr>
        <w:pStyle w:val="CommentText"/>
      </w:pPr>
      <w:r>
        <w:rPr>
          <w:rStyle w:val="CommentReference"/>
        </w:rPr>
        <w:annotationRef/>
      </w:r>
      <w:r>
        <w:t>We missing ‘to support logical reasoning’</w:t>
      </w:r>
    </w:p>
  </w:comment>
  <w:comment w:id="372" w:author="Claude Nanjo" w:date="2016-11-23T20:57:00Z" w:initials="CN">
    <w:p w14:paraId="76DEE2E0" w14:textId="3E249031" w:rsidR="00522B8C" w:rsidRDefault="00522B8C">
      <w:pPr>
        <w:pStyle w:val="CommentText"/>
      </w:pPr>
      <w:r>
        <w:rPr>
          <w:rStyle w:val="CommentReference"/>
        </w:rPr>
        <w:annotationRef/>
      </w:r>
      <w:r>
        <w:t>Need to discuss this. We might need to have preferred models in different categories</w:t>
      </w:r>
    </w:p>
  </w:comment>
  <w:comment w:id="373" w:author="Claude Nanjo" w:date="2016-11-23T20:58:00Z" w:initials="CN">
    <w:p w14:paraId="1BBC77FA" w14:textId="246D0EBF" w:rsidR="00522B8C" w:rsidRDefault="00522B8C">
      <w:pPr>
        <w:pStyle w:val="CommentText"/>
      </w:pPr>
      <w:r>
        <w:rPr>
          <w:rStyle w:val="CommentReference"/>
        </w:rPr>
        <w:annotationRef/>
      </w:r>
      <w:r>
        <w:t>We no longer have LINK in the model</w:t>
      </w:r>
    </w:p>
  </w:comment>
  <w:comment w:id="374" w:author="Claude Nanjo" w:date="2016-11-23T20:58:00Z" w:initials="CN">
    <w:p w14:paraId="06DB79A6" w14:textId="4004B2E7" w:rsidR="00522B8C" w:rsidRDefault="00522B8C">
      <w:pPr>
        <w:pStyle w:val="CommentText"/>
      </w:pPr>
      <w:r>
        <w:rPr>
          <w:rStyle w:val="CommentReference"/>
        </w:rPr>
        <w:annotationRef/>
      </w:r>
      <w:r>
        <w:t>Is this the right word for this? I call it an archetype level binding.</w:t>
      </w:r>
    </w:p>
  </w:comment>
  <w:comment w:id="380" w:author="Claude Nanjo" w:date="2016-11-23T20:59:00Z" w:initials="CN">
    <w:p w14:paraId="5C654A83" w14:textId="51BC91FA" w:rsidR="008275AA" w:rsidRDefault="008275AA">
      <w:pPr>
        <w:pStyle w:val="CommentText"/>
      </w:pPr>
      <w:r>
        <w:rPr>
          <w:rStyle w:val="CommentReference"/>
        </w:rPr>
        <w:annotationRef/>
      </w:r>
      <w:r>
        <w:t>Already covered higher up in the document. I would remove this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9ACFAA" w14:textId="77777777" w:rsidR="001F5AB3" w:rsidRDefault="001F5AB3" w:rsidP="004B1CDF">
      <w:pPr>
        <w:spacing w:after="0" w:line="240" w:lineRule="auto"/>
      </w:pPr>
      <w:r>
        <w:separator/>
      </w:r>
    </w:p>
  </w:endnote>
  <w:endnote w:type="continuationSeparator" w:id="0">
    <w:p w14:paraId="7648872C" w14:textId="77777777" w:rsidR="001F5AB3" w:rsidRDefault="001F5AB3" w:rsidP="004B1CDF">
      <w:pPr>
        <w:spacing w:after="0" w:line="240" w:lineRule="auto"/>
      </w:pPr>
      <w:r>
        <w:continuationSeparator/>
      </w:r>
    </w:p>
  </w:endnote>
  <w:endnote w:id="1">
    <w:p w14:paraId="1FE9B7DF" w14:textId="77777777" w:rsidR="001F5AB3" w:rsidRPr="007953C0" w:rsidRDefault="001F5AB3" w:rsidP="00102544">
      <w:pPr>
        <w:pStyle w:val="EndnoteText"/>
        <w:rPr>
          <w:lang w:val="en-US"/>
        </w:rPr>
      </w:pPr>
      <w:r>
        <w:rPr>
          <w:rStyle w:val="EndnoteReference"/>
        </w:rPr>
        <w:endnoteRef/>
      </w:r>
      <w:r>
        <w:t xml:space="preserve"> </w:t>
      </w:r>
      <w:r w:rsidRPr="007953C0">
        <w:t>http://www.openehr.org/releases/BASE/latest/docs/bmm/bmm.html</w:t>
      </w:r>
    </w:p>
  </w:endnote>
  <w:endnote w:id="2">
    <w:p w14:paraId="643FADDE" w14:textId="77777777" w:rsidR="001F5AB3" w:rsidRPr="007953C0" w:rsidRDefault="001F5AB3" w:rsidP="00102544">
      <w:pPr>
        <w:pStyle w:val="EndnoteText"/>
        <w:rPr>
          <w:lang w:val="en-US"/>
        </w:rPr>
      </w:pPr>
      <w:r>
        <w:rPr>
          <w:rStyle w:val="EndnoteReference"/>
        </w:rPr>
        <w:endnoteRef/>
      </w:r>
      <w:r>
        <w:t xml:space="preserve"> </w:t>
      </w:r>
      <w:r w:rsidRPr="007953C0">
        <w:t>http://www.openehr.org/releases/AM/latest/docs/ADL2/ADL2.html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B9362E" w14:textId="77777777" w:rsidR="001F5AB3" w:rsidRDefault="001F5AB3" w:rsidP="004B1CDF">
      <w:pPr>
        <w:spacing w:after="0" w:line="240" w:lineRule="auto"/>
      </w:pPr>
      <w:r>
        <w:separator/>
      </w:r>
    </w:p>
  </w:footnote>
  <w:footnote w:type="continuationSeparator" w:id="0">
    <w:p w14:paraId="7F2F77D6" w14:textId="77777777" w:rsidR="001F5AB3" w:rsidRDefault="001F5AB3" w:rsidP="004B1CDF">
      <w:pPr>
        <w:spacing w:after="0" w:line="240" w:lineRule="auto"/>
      </w:pPr>
      <w:r>
        <w:continuationSeparator/>
      </w:r>
    </w:p>
  </w:footnote>
  <w:footnote w:id="1">
    <w:p w14:paraId="6EBE4AF3" w14:textId="77777777" w:rsidR="001F5AB3" w:rsidRDefault="001F5AB3" w:rsidP="004B1CDF">
      <w:pPr>
        <w:pStyle w:val="FootnoteText"/>
      </w:pPr>
      <w:r>
        <w:rPr>
          <w:rStyle w:val="FootnoteReference"/>
        </w:rPr>
        <w:footnoteRef/>
      </w:r>
      <w:r>
        <w:t xml:space="preserve"> </w:t>
      </w:r>
      <w:r w:rsidRPr="006C4FE2">
        <w:t xml:space="preserve">Using SNOMED CT in HL7 Version 3; Implementation Guide, </w:t>
      </w:r>
      <w:r>
        <w:t>R</w:t>
      </w:r>
      <w:r w:rsidRPr="006C4FE2">
        <w:t>elease 1.5</w:t>
      </w:r>
      <w:r>
        <w:t>, DSTU Ballot 4 - May 2009 (expired)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C247818"/>
    <w:lvl w:ilvl="0">
      <w:start w:val="1"/>
      <w:numFmt w:val="bullet"/>
      <w:pStyle w:val="ListBullet"/>
      <w:lvlText w:val=""/>
      <w:lvlJc w:val="left"/>
      <w:pPr>
        <w:tabs>
          <w:tab w:val="num" w:pos="714"/>
        </w:tabs>
        <w:ind w:left="714" w:hanging="357"/>
      </w:pPr>
      <w:rPr>
        <w:rFonts w:ascii="Symbol" w:hAnsi="Symbol" w:hint="default"/>
      </w:rPr>
    </w:lvl>
  </w:abstractNum>
  <w:abstractNum w:abstractNumId="1">
    <w:nsid w:val="02872B19"/>
    <w:multiLevelType w:val="hybridMultilevel"/>
    <w:tmpl w:val="423E9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62548"/>
    <w:multiLevelType w:val="hybridMultilevel"/>
    <w:tmpl w:val="CEC8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B33F5"/>
    <w:multiLevelType w:val="hybridMultilevel"/>
    <w:tmpl w:val="0B7AA468"/>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nsid w:val="0DB93610"/>
    <w:multiLevelType w:val="hybridMultilevel"/>
    <w:tmpl w:val="15828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7149D5"/>
    <w:multiLevelType w:val="hybridMultilevel"/>
    <w:tmpl w:val="891A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FD3570"/>
    <w:multiLevelType w:val="multilevel"/>
    <w:tmpl w:val="582618E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3874818"/>
    <w:multiLevelType w:val="hybridMultilevel"/>
    <w:tmpl w:val="E61C3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682521"/>
    <w:multiLevelType w:val="hybridMultilevel"/>
    <w:tmpl w:val="27E26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B854D0"/>
    <w:multiLevelType w:val="hybridMultilevel"/>
    <w:tmpl w:val="F1389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50FB0"/>
    <w:multiLevelType w:val="hybridMultilevel"/>
    <w:tmpl w:val="20B8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227EB"/>
    <w:multiLevelType w:val="hybridMultilevel"/>
    <w:tmpl w:val="FE7EC6C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5626967"/>
    <w:multiLevelType w:val="hybridMultilevel"/>
    <w:tmpl w:val="C4DE1E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8CA0F16"/>
    <w:multiLevelType w:val="hybridMultilevel"/>
    <w:tmpl w:val="C1D4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CC591C"/>
    <w:multiLevelType w:val="hybridMultilevel"/>
    <w:tmpl w:val="BDC24B0E"/>
    <w:lvl w:ilvl="0" w:tplc="A8A2C3BE">
      <w:start w:val="1"/>
      <w:numFmt w:val="decimal"/>
      <w:lvlText w:val="%1."/>
      <w:lvlJc w:val="left"/>
      <w:pPr>
        <w:tabs>
          <w:tab w:val="num" w:pos="720"/>
        </w:tabs>
        <w:ind w:left="720" w:hanging="360"/>
      </w:pPr>
    </w:lvl>
    <w:lvl w:ilvl="1" w:tplc="F5D47ABE" w:tentative="1">
      <w:start w:val="1"/>
      <w:numFmt w:val="decimal"/>
      <w:lvlText w:val="%2."/>
      <w:lvlJc w:val="left"/>
      <w:pPr>
        <w:tabs>
          <w:tab w:val="num" w:pos="1440"/>
        </w:tabs>
        <w:ind w:left="1440" w:hanging="360"/>
      </w:pPr>
    </w:lvl>
    <w:lvl w:ilvl="2" w:tplc="4C8E6ECC" w:tentative="1">
      <w:start w:val="1"/>
      <w:numFmt w:val="decimal"/>
      <w:lvlText w:val="%3."/>
      <w:lvlJc w:val="left"/>
      <w:pPr>
        <w:tabs>
          <w:tab w:val="num" w:pos="2160"/>
        </w:tabs>
        <w:ind w:left="2160" w:hanging="360"/>
      </w:pPr>
    </w:lvl>
    <w:lvl w:ilvl="3" w:tplc="1B4EC0FE" w:tentative="1">
      <w:start w:val="1"/>
      <w:numFmt w:val="decimal"/>
      <w:lvlText w:val="%4."/>
      <w:lvlJc w:val="left"/>
      <w:pPr>
        <w:tabs>
          <w:tab w:val="num" w:pos="2880"/>
        </w:tabs>
        <w:ind w:left="2880" w:hanging="360"/>
      </w:pPr>
    </w:lvl>
    <w:lvl w:ilvl="4" w:tplc="5E08F058" w:tentative="1">
      <w:start w:val="1"/>
      <w:numFmt w:val="decimal"/>
      <w:lvlText w:val="%5."/>
      <w:lvlJc w:val="left"/>
      <w:pPr>
        <w:tabs>
          <w:tab w:val="num" w:pos="3600"/>
        </w:tabs>
        <w:ind w:left="3600" w:hanging="360"/>
      </w:pPr>
    </w:lvl>
    <w:lvl w:ilvl="5" w:tplc="F6664830" w:tentative="1">
      <w:start w:val="1"/>
      <w:numFmt w:val="decimal"/>
      <w:lvlText w:val="%6."/>
      <w:lvlJc w:val="left"/>
      <w:pPr>
        <w:tabs>
          <w:tab w:val="num" w:pos="4320"/>
        </w:tabs>
        <w:ind w:left="4320" w:hanging="360"/>
      </w:pPr>
    </w:lvl>
    <w:lvl w:ilvl="6" w:tplc="D71E4C0E" w:tentative="1">
      <w:start w:val="1"/>
      <w:numFmt w:val="decimal"/>
      <w:lvlText w:val="%7."/>
      <w:lvlJc w:val="left"/>
      <w:pPr>
        <w:tabs>
          <w:tab w:val="num" w:pos="5040"/>
        </w:tabs>
        <w:ind w:left="5040" w:hanging="360"/>
      </w:pPr>
    </w:lvl>
    <w:lvl w:ilvl="7" w:tplc="11C8852E" w:tentative="1">
      <w:start w:val="1"/>
      <w:numFmt w:val="decimal"/>
      <w:lvlText w:val="%8."/>
      <w:lvlJc w:val="left"/>
      <w:pPr>
        <w:tabs>
          <w:tab w:val="num" w:pos="5760"/>
        </w:tabs>
        <w:ind w:left="5760" w:hanging="360"/>
      </w:pPr>
    </w:lvl>
    <w:lvl w:ilvl="8" w:tplc="CCCAD716" w:tentative="1">
      <w:start w:val="1"/>
      <w:numFmt w:val="decimal"/>
      <w:lvlText w:val="%9."/>
      <w:lvlJc w:val="left"/>
      <w:pPr>
        <w:tabs>
          <w:tab w:val="num" w:pos="6480"/>
        </w:tabs>
        <w:ind w:left="6480" w:hanging="360"/>
      </w:pPr>
    </w:lvl>
  </w:abstractNum>
  <w:abstractNum w:abstractNumId="15">
    <w:nsid w:val="2DE55F88"/>
    <w:multiLevelType w:val="hybridMultilevel"/>
    <w:tmpl w:val="53AE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551264"/>
    <w:multiLevelType w:val="hybridMultilevel"/>
    <w:tmpl w:val="84DC5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A54C1D"/>
    <w:multiLevelType w:val="hybridMultilevel"/>
    <w:tmpl w:val="87CAD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F7164B"/>
    <w:multiLevelType w:val="hybridMultilevel"/>
    <w:tmpl w:val="FB00D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E02372"/>
    <w:multiLevelType w:val="hybridMultilevel"/>
    <w:tmpl w:val="1E306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2A74C8"/>
    <w:multiLevelType w:val="hybridMultilevel"/>
    <w:tmpl w:val="F8DC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B95886"/>
    <w:multiLevelType w:val="hybridMultilevel"/>
    <w:tmpl w:val="9F307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0401D4"/>
    <w:multiLevelType w:val="hybridMultilevel"/>
    <w:tmpl w:val="D9FC2D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E063E17"/>
    <w:multiLevelType w:val="hybridMultilevel"/>
    <w:tmpl w:val="612E9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6E1A8E"/>
    <w:multiLevelType w:val="hybridMultilevel"/>
    <w:tmpl w:val="E934FE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16E5991"/>
    <w:multiLevelType w:val="hybridMultilevel"/>
    <w:tmpl w:val="F4A86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4A372D5"/>
    <w:multiLevelType w:val="hybridMultilevel"/>
    <w:tmpl w:val="64E8AB7E"/>
    <w:name w:val="Package2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478E559E"/>
    <w:multiLevelType w:val="hybridMultilevel"/>
    <w:tmpl w:val="AC46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95C1B20"/>
    <w:multiLevelType w:val="hybridMultilevel"/>
    <w:tmpl w:val="B5B0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AF14A16"/>
    <w:multiLevelType w:val="multilevel"/>
    <w:tmpl w:val="B374E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HAnsi" w:eastAsiaTheme="minorHAnsi" w:hAnsiTheme="minorHAnsi" w:cstheme="minorBidi" w:hint="default"/>
        <w:b w:val="0"/>
        <w:sz w:val="22"/>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D213081"/>
    <w:multiLevelType w:val="hybridMultilevel"/>
    <w:tmpl w:val="DD4AEE9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BC0C5E"/>
    <w:multiLevelType w:val="hybridMultilevel"/>
    <w:tmpl w:val="284C5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70554F"/>
    <w:multiLevelType w:val="multilevel"/>
    <w:tmpl w:val="07A4763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6CB6203"/>
    <w:multiLevelType w:val="hybridMultilevel"/>
    <w:tmpl w:val="91807F0C"/>
    <w:lvl w:ilvl="0" w:tplc="0809000F">
      <w:start w:val="1"/>
      <w:numFmt w:val="bullet"/>
      <w:lvlText w:val=""/>
      <w:lvlJc w:val="left"/>
      <w:pPr>
        <w:tabs>
          <w:tab w:val="num" w:pos="720"/>
        </w:tabs>
        <w:ind w:left="720" w:hanging="360"/>
      </w:pPr>
      <w:rPr>
        <w:rFonts w:ascii="Symbol" w:hAnsi="Symbol" w:hint="default"/>
      </w:rPr>
    </w:lvl>
    <w:lvl w:ilvl="1" w:tplc="C4E297FC"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34">
    <w:nsid w:val="580504FA"/>
    <w:multiLevelType w:val="hybridMultilevel"/>
    <w:tmpl w:val="2AE0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7A1E6E"/>
    <w:multiLevelType w:val="hybridMultilevel"/>
    <w:tmpl w:val="3668940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nsid w:val="5EC61E35"/>
    <w:multiLevelType w:val="hybridMultilevel"/>
    <w:tmpl w:val="2532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2E22E4"/>
    <w:multiLevelType w:val="hybridMultilevel"/>
    <w:tmpl w:val="5E88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6A0131"/>
    <w:multiLevelType w:val="hybridMultilevel"/>
    <w:tmpl w:val="D9EE20D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9BD43E4"/>
    <w:multiLevelType w:val="hybridMultilevel"/>
    <w:tmpl w:val="8764871A"/>
    <w:lvl w:ilvl="0" w:tplc="0C09000F">
      <w:start w:val="1"/>
      <w:numFmt w:val="decimal"/>
      <w:lvlText w:val="%1."/>
      <w:lvlJc w:val="left"/>
      <w:pPr>
        <w:ind w:left="720" w:hanging="360"/>
      </w:pPr>
    </w:lvl>
    <w:lvl w:ilvl="1" w:tplc="15D262E8">
      <w:start w:val="1"/>
      <w:numFmt w:val="decimal"/>
      <w:lvlText w:val="A. %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6A0D4F9E"/>
    <w:multiLevelType w:val="hybridMultilevel"/>
    <w:tmpl w:val="58145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2271A9"/>
    <w:multiLevelType w:val="hybridMultilevel"/>
    <w:tmpl w:val="B470BA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FD065ED8">
      <w:numFmt w:val="bullet"/>
      <w:lvlText w:val="•"/>
      <w:lvlJc w:val="left"/>
      <w:pPr>
        <w:ind w:left="2520" w:hanging="720"/>
      </w:pPr>
      <w:rPr>
        <w:rFonts w:ascii="Calibri" w:eastAsia="Calibri" w:hAnsi="Calibri" w:cs="Calibri"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6C4C74BC"/>
    <w:multiLevelType w:val="hybridMultilevel"/>
    <w:tmpl w:val="1DCC7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E04E81"/>
    <w:multiLevelType w:val="hybridMultilevel"/>
    <w:tmpl w:val="0FAA4C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E57CE0"/>
    <w:multiLevelType w:val="hybridMultilevel"/>
    <w:tmpl w:val="BF0000BE"/>
    <w:lvl w:ilvl="0" w:tplc="F4340546">
      <w:start w:val="1"/>
      <w:numFmt w:val="decimal"/>
      <w:lvlText w:val="%1."/>
      <w:lvlJc w:val="left"/>
      <w:pPr>
        <w:tabs>
          <w:tab w:val="num" w:pos="720"/>
        </w:tabs>
        <w:ind w:left="720" w:hanging="360"/>
      </w:pPr>
    </w:lvl>
    <w:lvl w:ilvl="1" w:tplc="8A00C1F6">
      <w:start w:val="1"/>
      <w:numFmt w:val="lowerLetter"/>
      <w:lvlText w:val="%2)"/>
      <w:lvlJc w:val="left"/>
      <w:pPr>
        <w:tabs>
          <w:tab w:val="num" w:pos="1440"/>
        </w:tabs>
        <w:ind w:left="1440" w:hanging="360"/>
      </w:pPr>
    </w:lvl>
    <w:lvl w:ilvl="2" w:tplc="A634974E" w:tentative="1">
      <w:start w:val="1"/>
      <w:numFmt w:val="decimal"/>
      <w:lvlText w:val="%3."/>
      <w:lvlJc w:val="left"/>
      <w:pPr>
        <w:tabs>
          <w:tab w:val="num" w:pos="2160"/>
        </w:tabs>
        <w:ind w:left="2160" w:hanging="360"/>
      </w:pPr>
    </w:lvl>
    <w:lvl w:ilvl="3" w:tplc="16B80A96" w:tentative="1">
      <w:start w:val="1"/>
      <w:numFmt w:val="decimal"/>
      <w:lvlText w:val="%4."/>
      <w:lvlJc w:val="left"/>
      <w:pPr>
        <w:tabs>
          <w:tab w:val="num" w:pos="2880"/>
        </w:tabs>
        <w:ind w:left="2880" w:hanging="360"/>
      </w:pPr>
    </w:lvl>
    <w:lvl w:ilvl="4" w:tplc="8C3A2E7C" w:tentative="1">
      <w:start w:val="1"/>
      <w:numFmt w:val="decimal"/>
      <w:lvlText w:val="%5."/>
      <w:lvlJc w:val="left"/>
      <w:pPr>
        <w:tabs>
          <w:tab w:val="num" w:pos="3600"/>
        </w:tabs>
        <w:ind w:left="3600" w:hanging="360"/>
      </w:pPr>
    </w:lvl>
    <w:lvl w:ilvl="5" w:tplc="C6AC4C90" w:tentative="1">
      <w:start w:val="1"/>
      <w:numFmt w:val="decimal"/>
      <w:lvlText w:val="%6."/>
      <w:lvlJc w:val="left"/>
      <w:pPr>
        <w:tabs>
          <w:tab w:val="num" w:pos="4320"/>
        </w:tabs>
        <w:ind w:left="4320" w:hanging="360"/>
      </w:pPr>
    </w:lvl>
    <w:lvl w:ilvl="6" w:tplc="AB906428" w:tentative="1">
      <w:start w:val="1"/>
      <w:numFmt w:val="decimal"/>
      <w:lvlText w:val="%7."/>
      <w:lvlJc w:val="left"/>
      <w:pPr>
        <w:tabs>
          <w:tab w:val="num" w:pos="5040"/>
        </w:tabs>
        <w:ind w:left="5040" w:hanging="360"/>
      </w:pPr>
    </w:lvl>
    <w:lvl w:ilvl="7" w:tplc="D0E8CD78" w:tentative="1">
      <w:start w:val="1"/>
      <w:numFmt w:val="decimal"/>
      <w:lvlText w:val="%8."/>
      <w:lvlJc w:val="left"/>
      <w:pPr>
        <w:tabs>
          <w:tab w:val="num" w:pos="5760"/>
        </w:tabs>
        <w:ind w:left="5760" w:hanging="360"/>
      </w:pPr>
    </w:lvl>
    <w:lvl w:ilvl="8" w:tplc="214CC2AA" w:tentative="1">
      <w:start w:val="1"/>
      <w:numFmt w:val="decimal"/>
      <w:lvlText w:val="%9."/>
      <w:lvlJc w:val="left"/>
      <w:pPr>
        <w:tabs>
          <w:tab w:val="num" w:pos="6480"/>
        </w:tabs>
        <w:ind w:left="6480" w:hanging="360"/>
      </w:pPr>
    </w:lvl>
  </w:abstractNum>
  <w:abstractNum w:abstractNumId="45">
    <w:nsid w:val="7012251D"/>
    <w:multiLevelType w:val="hybridMultilevel"/>
    <w:tmpl w:val="1E948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6B0AE7"/>
    <w:multiLevelType w:val="hybridMultilevel"/>
    <w:tmpl w:val="D84201D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
    <w:nsid w:val="7BBD5127"/>
    <w:multiLevelType w:val="hybridMultilevel"/>
    <w:tmpl w:val="FE7EC6C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7"/>
  </w:num>
  <w:num w:numId="2">
    <w:abstractNumId w:val="39"/>
  </w:num>
  <w:num w:numId="3">
    <w:abstractNumId w:val="41"/>
  </w:num>
  <w:num w:numId="4">
    <w:abstractNumId w:val="6"/>
  </w:num>
  <w:num w:numId="5">
    <w:abstractNumId w:val="32"/>
  </w:num>
  <w:num w:numId="6">
    <w:abstractNumId w:val="38"/>
  </w:num>
  <w:num w:numId="7">
    <w:abstractNumId w:val="24"/>
  </w:num>
  <w:num w:numId="8">
    <w:abstractNumId w:val="22"/>
  </w:num>
  <w:num w:numId="9">
    <w:abstractNumId w:val="12"/>
  </w:num>
  <w:num w:numId="10">
    <w:abstractNumId w:val="4"/>
  </w:num>
  <w:num w:numId="11">
    <w:abstractNumId w:val="27"/>
  </w:num>
  <w:num w:numId="12">
    <w:abstractNumId w:val="25"/>
  </w:num>
  <w:num w:numId="13">
    <w:abstractNumId w:val="28"/>
  </w:num>
  <w:num w:numId="14">
    <w:abstractNumId w:val="0"/>
  </w:num>
  <w:num w:numId="15">
    <w:abstractNumId w:val="33"/>
  </w:num>
  <w:num w:numId="16">
    <w:abstractNumId w:val="46"/>
  </w:num>
  <w:num w:numId="17">
    <w:abstractNumId w:val="3"/>
  </w:num>
  <w:num w:numId="18">
    <w:abstractNumId w:val="26"/>
  </w:num>
  <w:num w:numId="19">
    <w:abstractNumId w:val="35"/>
  </w:num>
  <w:num w:numId="20">
    <w:abstractNumId w:val="44"/>
  </w:num>
  <w:num w:numId="21">
    <w:abstractNumId w:val="11"/>
  </w:num>
  <w:num w:numId="22">
    <w:abstractNumId w:val="14"/>
  </w:num>
  <w:num w:numId="23">
    <w:abstractNumId w:val="31"/>
  </w:num>
  <w:num w:numId="24">
    <w:abstractNumId w:val="40"/>
  </w:num>
  <w:num w:numId="25">
    <w:abstractNumId w:val="30"/>
  </w:num>
  <w:num w:numId="26">
    <w:abstractNumId w:val="17"/>
  </w:num>
  <w:num w:numId="27">
    <w:abstractNumId w:val="29"/>
  </w:num>
  <w:num w:numId="28">
    <w:abstractNumId w:val="10"/>
  </w:num>
  <w:num w:numId="29">
    <w:abstractNumId w:val="34"/>
  </w:num>
  <w:num w:numId="30">
    <w:abstractNumId w:val="43"/>
  </w:num>
  <w:num w:numId="31">
    <w:abstractNumId w:val="19"/>
  </w:num>
  <w:num w:numId="32">
    <w:abstractNumId w:val="13"/>
  </w:num>
  <w:num w:numId="33">
    <w:abstractNumId w:val="5"/>
  </w:num>
  <w:num w:numId="34">
    <w:abstractNumId w:val="18"/>
  </w:num>
  <w:num w:numId="35">
    <w:abstractNumId w:val="21"/>
  </w:num>
  <w:num w:numId="36">
    <w:abstractNumId w:val="42"/>
  </w:num>
  <w:num w:numId="37">
    <w:abstractNumId w:val="16"/>
  </w:num>
  <w:num w:numId="38">
    <w:abstractNumId w:val="20"/>
  </w:num>
  <w:num w:numId="39">
    <w:abstractNumId w:val="2"/>
  </w:num>
  <w:num w:numId="40">
    <w:abstractNumId w:val="1"/>
  </w:num>
  <w:num w:numId="41">
    <w:abstractNumId w:val="9"/>
  </w:num>
  <w:num w:numId="42">
    <w:abstractNumId w:val="36"/>
  </w:num>
  <w:num w:numId="43">
    <w:abstractNumId w:val="8"/>
  </w:num>
  <w:num w:numId="44">
    <w:abstractNumId w:val="15"/>
  </w:num>
  <w:num w:numId="45">
    <w:abstractNumId w:val="23"/>
  </w:num>
  <w:num w:numId="46">
    <w:abstractNumId w:val="37"/>
  </w:num>
  <w:num w:numId="47">
    <w:abstractNumId w:val="7"/>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CDF"/>
    <w:rsid w:val="00014DE6"/>
    <w:rsid w:val="0003307D"/>
    <w:rsid w:val="00040492"/>
    <w:rsid w:val="00047C1B"/>
    <w:rsid w:val="0009046A"/>
    <w:rsid w:val="000C248A"/>
    <w:rsid w:val="000D06B7"/>
    <w:rsid w:val="000D2393"/>
    <w:rsid w:val="000D6815"/>
    <w:rsid w:val="000D7319"/>
    <w:rsid w:val="000F6123"/>
    <w:rsid w:val="00102544"/>
    <w:rsid w:val="00114253"/>
    <w:rsid w:val="001220C5"/>
    <w:rsid w:val="00194216"/>
    <w:rsid w:val="001C73F6"/>
    <w:rsid w:val="001D3600"/>
    <w:rsid w:val="001F1C16"/>
    <w:rsid w:val="001F5AB3"/>
    <w:rsid w:val="001F78AC"/>
    <w:rsid w:val="00202C09"/>
    <w:rsid w:val="0024129E"/>
    <w:rsid w:val="002542B0"/>
    <w:rsid w:val="00273C8A"/>
    <w:rsid w:val="00281B68"/>
    <w:rsid w:val="002A21D0"/>
    <w:rsid w:val="002A44D7"/>
    <w:rsid w:val="002A5EE1"/>
    <w:rsid w:val="002C4624"/>
    <w:rsid w:val="002C73D6"/>
    <w:rsid w:val="002E5DBA"/>
    <w:rsid w:val="00305D45"/>
    <w:rsid w:val="00311A32"/>
    <w:rsid w:val="00332309"/>
    <w:rsid w:val="00343FFB"/>
    <w:rsid w:val="0037469B"/>
    <w:rsid w:val="00380DDD"/>
    <w:rsid w:val="003836B4"/>
    <w:rsid w:val="00383A60"/>
    <w:rsid w:val="003A4DE9"/>
    <w:rsid w:val="003B20C5"/>
    <w:rsid w:val="003D33C3"/>
    <w:rsid w:val="003E5CAD"/>
    <w:rsid w:val="00424BC0"/>
    <w:rsid w:val="00436549"/>
    <w:rsid w:val="00471E4E"/>
    <w:rsid w:val="00475CAE"/>
    <w:rsid w:val="00480FF3"/>
    <w:rsid w:val="004B1CDF"/>
    <w:rsid w:val="004C05A2"/>
    <w:rsid w:val="004F0426"/>
    <w:rsid w:val="004F52C6"/>
    <w:rsid w:val="005034C8"/>
    <w:rsid w:val="00505B37"/>
    <w:rsid w:val="00507E6F"/>
    <w:rsid w:val="00522B8C"/>
    <w:rsid w:val="00527E75"/>
    <w:rsid w:val="00547633"/>
    <w:rsid w:val="0056402B"/>
    <w:rsid w:val="00570726"/>
    <w:rsid w:val="00573B38"/>
    <w:rsid w:val="005801D5"/>
    <w:rsid w:val="0058584A"/>
    <w:rsid w:val="00586080"/>
    <w:rsid w:val="00587E2B"/>
    <w:rsid w:val="005A5D14"/>
    <w:rsid w:val="005B1A24"/>
    <w:rsid w:val="005B5E0A"/>
    <w:rsid w:val="005C4DC5"/>
    <w:rsid w:val="005C6024"/>
    <w:rsid w:val="005D0536"/>
    <w:rsid w:val="005E7152"/>
    <w:rsid w:val="0061128F"/>
    <w:rsid w:val="00634F0A"/>
    <w:rsid w:val="0064340C"/>
    <w:rsid w:val="00661C44"/>
    <w:rsid w:val="00694628"/>
    <w:rsid w:val="006A3F9D"/>
    <w:rsid w:val="006A49FA"/>
    <w:rsid w:val="006D31CB"/>
    <w:rsid w:val="006D5544"/>
    <w:rsid w:val="006E2251"/>
    <w:rsid w:val="006E63EC"/>
    <w:rsid w:val="00704A77"/>
    <w:rsid w:val="00725DA5"/>
    <w:rsid w:val="007831CA"/>
    <w:rsid w:val="00786F23"/>
    <w:rsid w:val="00794F36"/>
    <w:rsid w:val="007B57F6"/>
    <w:rsid w:val="007E6196"/>
    <w:rsid w:val="008013FD"/>
    <w:rsid w:val="00814E27"/>
    <w:rsid w:val="008234E7"/>
    <w:rsid w:val="00824DF1"/>
    <w:rsid w:val="008275AA"/>
    <w:rsid w:val="00830232"/>
    <w:rsid w:val="008C57CC"/>
    <w:rsid w:val="008D101C"/>
    <w:rsid w:val="008E6ADC"/>
    <w:rsid w:val="009177BD"/>
    <w:rsid w:val="009259AF"/>
    <w:rsid w:val="00927A0D"/>
    <w:rsid w:val="009330F7"/>
    <w:rsid w:val="00934515"/>
    <w:rsid w:val="00957047"/>
    <w:rsid w:val="00962CE5"/>
    <w:rsid w:val="00971CBD"/>
    <w:rsid w:val="00984A5A"/>
    <w:rsid w:val="009D67D6"/>
    <w:rsid w:val="009F339D"/>
    <w:rsid w:val="00A0411E"/>
    <w:rsid w:val="00A2574E"/>
    <w:rsid w:val="00A3501D"/>
    <w:rsid w:val="00A615D9"/>
    <w:rsid w:val="00A63184"/>
    <w:rsid w:val="00A8114A"/>
    <w:rsid w:val="00A81564"/>
    <w:rsid w:val="00A96E84"/>
    <w:rsid w:val="00AA1D35"/>
    <w:rsid w:val="00AD15BB"/>
    <w:rsid w:val="00AE5C8C"/>
    <w:rsid w:val="00B04655"/>
    <w:rsid w:val="00B211B5"/>
    <w:rsid w:val="00B21AB3"/>
    <w:rsid w:val="00B24E03"/>
    <w:rsid w:val="00B25158"/>
    <w:rsid w:val="00B451BF"/>
    <w:rsid w:val="00B462B4"/>
    <w:rsid w:val="00B47D8C"/>
    <w:rsid w:val="00B62C34"/>
    <w:rsid w:val="00B63D3A"/>
    <w:rsid w:val="00B9372F"/>
    <w:rsid w:val="00B9527B"/>
    <w:rsid w:val="00BB17AA"/>
    <w:rsid w:val="00BD6FEF"/>
    <w:rsid w:val="00C167D7"/>
    <w:rsid w:val="00C172C7"/>
    <w:rsid w:val="00C24161"/>
    <w:rsid w:val="00C41210"/>
    <w:rsid w:val="00C4495A"/>
    <w:rsid w:val="00C67017"/>
    <w:rsid w:val="00CC4802"/>
    <w:rsid w:val="00CE2411"/>
    <w:rsid w:val="00D053A4"/>
    <w:rsid w:val="00D07965"/>
    <w:rsid w:val="00D24F09"/>
    <w:rsid w:val="00D445E8"/>
    <w:rsid w:val="00D60021"/>
    <w:rsid w:val="00D63B51"/>
    <w:rsid w:val="00D70EB9"/>
    <w:rsid w:val="00D82AE7"/>
    <w:rsid w:val="00DA16D9"/>
    <w:rsid w:val="00DA718F"/>
    <w:rsid w:val="00DB3164"/>
    <w:rsid w:val="00DE6683"/>
    <w:rsid w:val="00DF1A20"/>
    <w:rsid w:val="00E54C09"/>
    <w:rsid w:val="00E61525"/>
    <w:rsid w:val="00E75E93"/>
    <w:rsid w:val="00E82234"/>
    <w:rsid w:val="00EB614C"/>
    <w:rsid w:val="00EE091F"/>
    <w:rsid w:val="00F12114"/>
    <w:rsid w:val="00F21697"/>
    <w:rsid w:val="00F25653"/>
    <w:rsid w:val="00F262EA"/>
    <w:rsid w:val="00F35356"/>
    <w:rsid w:val="00F44C60"/>
    <w:rsid w:val="00FC7B93"/>
    <w:rsid w:val="00FD6D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D36D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Bullet"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CDF"/>
    <w:pPr>
      <w:spacing w:after="200" w:line="276" w:lineRule="auto"/>
    </w:pPr>
    <w:rPr>
      <w:rFonts w:ascii="Calibri" w:eastAsia="Calibri" w:hAnsi="Calibri" w:cs="Calibri"/>
      <w:color w:val="000000"/>
      <w:sz w:val="22"/>
      <w:szCs w:val="22"/>
      <w:lang w:val="en-AU" w:eastAsia="en-AU"/>
    </w:rPr>
  </w:style>
  <w:style w:type="paragraph" w:styleId="Heading1">
    <w:name w:val="heading 1"/>
    <w:basedOn w:val="Normal"/>
    <w:next w:val="Normal"/>
    <w:link w:val="Heading1Char"/>
    <w:qFormat/>
    <w:rsid w:val="00114253"/>
    <w:pPr>
      <w:spacing w:before="240" w:after="120" w:line="240" w:lineRule="auto"/>
      <w:outlineLvl w:val="0"/>
    </w:pPr>
    <w:rPr>
      <w:rFonts w:ascii="Cambria" w:eastAsia="Cambria" w:hAnsi="Cambria" w:cs="Cambria"/>
      <w:b/>
      <w:bCs/>
      <w:color w:val="365F91"/>
      <w:sz w:val="28"/>
      <w:szCs w:val="28"/>
    </w:rPr>
  </w:style>
  <w:style w:type="paragraph" w:styleId="Heading2">
    <w:name w:val="heading 2"/>
    <w:basedOn w:val="Normal"/>
    <w:next w:val="Normal"/>
    <w:link w:val="Heading2Char"/>
    <w:qFormat/>
    <w:rsid w:val="00507E6F"/>
    <w:pPr>
      <w:spacing w:before="200" w:after="120" w:line="240" w:lineRule="auto"/>
      <w:outlineLvl w:val="1"/>
    </w:pPr>
    <w:rPr>
      <w:rFonts w:ascii="Cambria" w:eastAsia="Cambria" w:hAnsi="Cambria" w:cs="Cambria"/>
      <w:b/>
      <w:bCs/>
      <w:color w:val="4F81BD"/>
      <w:sz w:val="26"/>
      <w:szCs w:val="26"/>
    </w:rPr>
  </w:style>
  <w:style w:type="paragraph" w:styleId="Heading3">
    <w:name w:val="heading 3"/>
    <w:basedOn w:val="Normal"/>
    <w:next w:val="Normal"/>
    <w:link w:val="Heading3Char"/>
    <w:qFormat/>
    <w:rsid w:val="00D70EB9"/>
    <w:pPr>
      <w:spacing w:before="200" w:after="120" w:line="240" w:lineRule="auto"/>
      <w:outlineLvl w:val="2"/>
    </w:pPr>
    <w:rPr>
      <w:rFonts w:ascii="Cambria" w:eastAsia="Cambria" w:hAnsi="Cambria" w:cs="Cambria"/>
      <w:b/>
      <w:bCs/>
      <w:color w:val="4F81BD"/>
    </w:rPr>
  </w:style>
  <w:style w:type="paragraph" w:styleId="Heading4">
    <w:name w:val="heading 4"/>
    <w:basedOn w:val="Normal"/>
    <w:next w:val="Normal"/>
    <w:link w:val="Heading4Char"/>
    <w:qFormat/>
    <w:rsid w:val="009330F7"/>
    <w:pPr>
      <w:spacing w:before="200" w:after="120" w:line="240" w:lineRule="auto"/>
      <w:outlineLvl w:val="3"/>
    </w:pPr>
    <w:rPr>
      <w:rFonts w:ascii="Cambria" w:eastAsia="Cambria" w:hAnsi="Cambria" w:cs="Cambria"/>
      <w:b/>
      <w:bCs/>
      <w:i/>
      <w:iCs/>
      <w:color w:val="4F81BD"/>
    </w:rPr>
  </w:style>
  <w:style w:type="paragraph" w:styleId="Heading5">
    <w:name w:val="heading 5"/>
    <w:basedOn w:val="Normal"/>
    <w:next w:val="Normal"/>
    <w:link w:val="Heading5Char"/>
    <w:qFormat/>
    <w:rsid w:val="004B1CDF"/>
    <w:pPr>
      <w:spacing w:before="240" w:after="60" w:line="240" w:lineRule="auto"/>
      <w:outlineLvl w:val="4"/>
    </w:pPr>
    <w:rPr>
      <w:b/>
      <w:bCs/>
      <w:i/>
      <w:iCs/>
      <w:sz w:val="26"/>
      <w:szCs w:val="26"/>
    </w:rPr>
  </w:style>
  <w:style w:type="paragraph" w:styleId="Heading6">
    <w:name w:val="heading 6"/>
    <w:basedOn w:val="Normal"/>
    <w:next w:val="Normal"/>
    <w:link w:val="Heading6Char"/>
    <w:qFormat/>
    <w:rsid w:val="004B1CDF"/>
    <w:pPr>
      <w:spacing w:before="240" w:after="60" w:line="240" w:lineRule="auto"/>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4253"/>
    <w:rPr>
      <w:rFonts w:ascii="Cambria" w:eastAsia="Cambria" w:hAnsi="Cambria" w:cs="Cambria"/>
      <w:b/>
      <w:bCs/>
      <w:color w:val="365F91"/>
      <w:sz w:val="28"/>
      <w:szCs w:val="28"/>
      <w:lang w:val="en-AU" w:eastAsia="en-AU"/>
    </w:rPr>
  </w:style>
  <w:style w:type="character" w:customStyle="1" w:styleId="Heading2Char">
    <w:name w:val="Heading 2 Char"/>
    <w:basedOn w:val="DefaultParagraphFont"/>
    <w:link w:val="Heading2"/>
    <w:rsid w:val="00507E6F"/>
    <w:rPr>
      <w:rFonts w:ascii="Cambria" w:eastAsia="Cambria" w:hAnsi="Cambria" w:cs="Cambria"/>
      <w:b/>
      <w:bCs/>
      <w:color w:val="4F81BD"/>
      <w:sz w:val="26"/>
      <w:szCs w:val="26"/>
      <w:lang w:val="en-AU" w:eastAsia="en-AU"/>
    </w:rPr>
  </w:style>
  <w:style w:type="character" w:customStyle="1" w:styleId="Heading3Char">
    <w:name w:val="Heading 3 Char"/>
    <w:basedOn w:val="DefaultParagraphFont"/>
    <w:link w:val="Heading3"/>
    <w:rsid w:val="00D70EB9"/>
    <w:rPr>
      <w:rFonts w:ascii="Cambria" w:eastAsia="Cambria" w:hAnsi="Cambria" w:cs="Cambria"/>
      <w:b/>
      <w:bCs/>
      <w:color w:val="4F81BD"/>
      <w:sz w:val="22"/>
      <w:szCs w:val="22"/>
      <w:lang w:val="en-AU" w:eastAsia="en-AU"/>
    </w:rPr>
  </w:style>
  <w:style w:type="character" w:customStyle="1" w:styleId="Heading4Char">
    <w:name w:val="Heading 4 Char"/>
    <w:basedOn w:val="DefaultParagraphFont"/>
    <w:link w:val="Heading4"/>
    <w:rsid w:val="009330F7"/>
    <w:rPr>
      <w:rFonts w:ascii="Cambria" w:eastAsia="Cambria" w:hAnsi="Cambria" w:cs="Cambria"/>
      <w:b/>
      <w:bCs/>
      <w:i/>
      <w:iCs/>
      <w:color w:val="4F81BD"/>
      <w:sz w:val="22"/>
      <w:szCs w:val="22"/>
      <w:lang w:val="en-AU" w:eastAsia="en-AU"/>
    </w:rPr>
  </w:style>
  <w:style w:type="character" w:customStyle="1" w:styleId="Heading5Char">
    <w:name w:val="Heading 5 Char"/>
    <w:basedOn w:val="DefaultParagraphFont"/>
    <w:link w:val="Heading5"/>
    <w:rsid w:val="004B1CDF"/>
    <w:rPr>
      <w:rFonts w:ascii="Calibri" w:eastAsia="Calibri" w:hAnsi="Calibri" w:cs="Calibri"/>
      <w:b/>
      <w:bCs/>
      <w:i/>
      <w:iCs/>
      <w:color w:val="000000"/>
      <w:sz w:val="26"/>
      <w:szCs w:val="26"/>
      <w:lang w:val="en-AU" w:eastAsia="en-AU"/>
    </w:rPr>
  </w:style>
  <w:style w:type="character" w:customStyle="1" w:styleId="Heading6Char">
    <w:name w:val="Heading 6 Char"/>
    <w:basedOn w:val="DefaultParagraphFont"/>
    <w:link w:val="Heading6"/>
    <w:rsid w:val="004B1CDF"/>
    <w:rPr>
      <w:rFonts w:ascii="Calibri" w:eastAsia="Calibri" w:hAnsi="Calibri" w:cs="Calibri"/>
      <w:b/>
      <w:bCs/>
      <w:color w:val="000000"/>
      <w:sz w:val="22"/>
      <w:szCs w:val="22"/>
      <w:lang w:val="en-AU" w:eastAsia="en-AU"/>
    </w:rPr>
  </w:style>
  <w:style w:type="paragraph" w:styleId="Title">
    <w:name w:val="Title"/>
    <w:basedOn w:val="Normal"/>
    <w:link w:val="TitleChar"/>
    <w:qFormat/>
    <w:rsid w:val="004B1CDF"/>
    <w:pPr>
      <w:spacing w:before="480" w:after="120" w:line="240" w:lineRule="auto"/>
    </w:pPr>
    <w:rPr>
      <w:b/>
      <w:bCs/>
      <w:sz w:val="72"/>
      <w:szCs w:val="72"/>
    </w:rPr>
  </w:style>
  <w:style w:type="character" w:customStyle="1" w:styleId="TitleChar">
    <w:name w:val="Title Char"/>
    <w:basedOn w:val="DefaultParagraphFont"/>
    <w:link w:val="Title"/>
    <w:rsid w:val="004B1CDF"/>
    <w:rPr>
      <w:rFonts w:ascii="Calibri" w:eastAsia="Calibri" w:hAnsi="Calibri" w:cs="Calibri"/>
      <w:b/>
      <w:bCs/>
      <w:color w:val="000000"/>
      <w:sz w:val="72"/>
      <w:szCs w:val="72"/>
      <w:lang w:val="en-AU" w:eastAsia="en-AU"/>
    </w:rPr>
  </w:style>
  <w:style w:type="paragraph" w:styleId="Subtitle">
    <w:name w:val="Subtitle"/>
    <w:basedOn w:val="Normal"/>
    <w:link w:val="SubtitleChar"/>
    <w:qFormat/>
    <w:rsid w:val="004B1CDF"/>
    <w:pPr>
      <w:spacing w:before="360" w:after="80" w:line="240" w:lineRule="auto"/>
    </w:pPr>
    <w:rPr>
      <w:rFonts w:ascii="Georgia" w:eastAsia="Georgia" w:hAnsi="Georgia" w:cs="Georgia"/>
      <w:i/>
      <w:iCs/>
      <w:color w:val="666666"/>
      <w:sz w:val="48"/>
      <w:szCs w:val="48"/>
    </w:rPr>
  </w:style>
  <w:style w:type="character" w:customStyle="1" w:styleId="SubtitleChar">
    <w:name w:val="Subtitle Char"/>
    <w:basedOn w:val="DefaultParagraphFont"/>
    <w:link w:val="Subtitle"/>
    <w:rsid w:val="004B1CDF"/>
    <w:rPr>
      <w:rFonts w:ascii="Georgia" w:eastAsia="Georgia" w:hAnsi="Georgia" w:cs="Georgia"/>
      <w:i/>
      <w:iCs/>
      <w:color w:val="666666"/>
      <w:sz w:val="48"/>
      <w:szCs w:val="48"/>
      <w:lang w:val="en-AU" w:eastAsia="en-AU"/>
    </w:rPr>
  </w:style>
  <w:style w:type="character" w:styleId="CommentReference">
    <w:name w:val="annotation reference"/>
    <w:basedOn w:val="DefaultParagraphFont"/>
    <w:uiPriority w:val="99"/>
    <w:rsid w:val="004B1CDF"/>
    <w:rPr>
      <w:sz w:val="16"/>
      <w:szCs w:val="16"/>
    </w:rPr>
  </w:style>
  <w:style w:type="paragraph" w:styleId="DocumentMap">
    <w:name w:val="Document Map"/>
    <w:basedOn w:val="Normal"/>
    <w:link w:val="DocumentMapChar"/>
    <w:rsid w:val="004B1CDF"/>
    <w:rPr>
      <w:rFonts w:ascii="Tahoma" w:hAnsi="Tahoma" w:cs="Tahoma"/>
      <w:sz w:val="16"/>
      <w:szCs w:val="16"/>
    </w:rPr>
  </w:style>
  <w:style w:type="character" w:customStyle="1" w:styleId="DocumentMapChar">
    <w:name w:val="Document Map Char"/>
    <w:basedOn w:val="DefaultParagraphFont"/>
    <w:link w:val="DocumentMap"/>
    <w:rsid w:val="004B1CDF"/>
    <w:rPr>
      <w:rFonts w:ascii="Tahoma" w:eastAsia="Calibri" w:hAnsi="Tahoma" w:cs="Tahoma"/>
      <w:color w:val="000000"/>
      <w:sz w:val="16"/>
      <w:szCs w:val="16"/>
      <w:lang w:val="en-AU" w:eastAsia="en-AU"/>
    </w:rPr>
  </w:style>
  <w:style w:type="paragraph" w:styleId="BalloonText">
    <w:name w:val="Balloon Text"/>
    <w:basedOn w:val="Normal"/>
    <w:link w:val="BalloonTextChar"/>
    <w:rsid w:val="004B1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B1CDF"/>
    <w:rPr>
      <w:rFonts w:ascii="Tahoma" w:eastAsia="Calibri" w:hAnsi="Tahoma" w:cs="Tahoma"/>
      <w:color w:val="000000"/>
      <w:sz w:val="16"/>
      <w:szCs w:val="16"/>
      <w:lang w:val="en-AU" w:eastAsia="en-AU"/>
    </w:rPr>
  </w:style>
  <w:style w:type="paragraph" w:styleId="ListParagraph">
    <w:name w:val="List Paragraph"/>
    <w:basedOn w:val="Normal"/>
    <w:uiPriority w:val="34"/>
    <w:qFormat/>
    <w:rsid w:val="004B1CDF"/>
    <w:pPr>
      <w:spacing w:after="0" w:line="240" w:lineRule="auto"/>
      <w:ind w:left="720"/>
    </w:pPr>
    <w:rPr>
      <w:rFonts w:ascii="Times New Roman" w:hAnsi="Times New Roman" w:cs="Times New Roman"/>
      <w:color w:val="auto"/>
      <w:sz w:val="24"/>
      <w:szCs w:val="24"/>
    </w:rPr>
  </w:style>
  <w:style w:type="paragraph" w:styleId="CommentText">
    <w:name w:val="annotation text"/>
    <w:basedOn w:val="Normal"/>
    <w:link w:val="CommentTextChar"/>
    <w:uiPriority w:val="99"/>
    <w:unhideWhenUsed/>
    <w:rsid w:val="004B1CDF"/>
    <w:pPr>
      <w:spacing w:line="240" w:lineRule="auto"/>
    </w:pPr>
    <w:rPr>
      <w:rFonts w:cs="Times New Roman"/>
      <w:color w:val="auto"/>
      <w:sz w:val="20"/>
      <w:szCs w:val="20"/>
      <w:lang w:eastAsia="en-US"/>
    </w:rPr>
  </w:style>
  <w:style w:type="character" w:customStyle="1" w:styleId="CommentTextChar">
    <w:name w:val="Comment Text Char"/>
    <w:basedOn w:val="DefaultParagraphFont"/>
    <w:link w:val="CommentText"/>
    <w:uiPriority w:val="99"/>
    <w:rsid w:val="004B1CDF"/>
    <w:rPr>
      <w:rFonts w:ascii="Calibri" w:eastAsia="Calibri" w:hAnsi="Calibri" w:cs="Times New Roman"/>
      <w:sz w:val="20"/>
      <w:szCs w:val="20"/>
      <w:lang w:val="en-AU"/>
    </w:rPr>
  </w:style>
  <w:style w:type="table" w:customStyle="1" w:styleId="LightGrid-Accent11">
    <w:name w:val="Light Grid - Accent 11"/>
    <w:basedOn w:val="TableNormal"/>
    <w:uiPriority w:val="62"/>
    <w:rsid w:val="004B1CDF"/>
    <w:rPr>
      <w:rFonts w:ascii="Calibri" w:eastAsia="Calibri" w:hAnsi="Calibri" w:cs="Times New Roman"/>
      <w:sz w:val="22"/>
      <w:szCs w:val="22"/>
      <w:lang w:val="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CommentSubject">
    <w:name w:val="annotation subject"/>
    <w:basedOn w:val="CommentText"/>
    <w:next w:val="CommentText"/>
    <w:link w:val="CommentSubjectChar"/>
    <w:rsid w:val="004B1CDF"/>
    <w:pPr>
      <w:spacing w:line="276" w:lineRule="auto"/>
    </w:pPr>
    <w:rPr>
      <w:rFonts w:cs="Calibri"/>
      <w:b/>
      <w:bCs/>
      <w:color w:val="000000"/>
      <w:lang w:eastAsia="en-AU"/>
    </w:rPr>
  </w:style>
  <w:style w:type="character" w:customStyle="1" w:styleId="CommentSubjectChar">
    <w:name w:val="Comment Subject Char"/>
    <w:basedOn w:val="CommentTextChar"/>
    <w:link w:val="CommentSubject"/>
    <w:rsid w:val="004B1CDF"/>
    <w:rPr>
      <w:rFonts w:ascii="Calibri" w:eastAsia="Calibri" w:hAnsi="Calibri" w:cs="Calibri"/>
      <w:b/>
      <w:bCs/>
      <w:color w:val="000000"/>
      <w:sz w:val="20"/>
      <w:szCs w:val="20"/>
      <w:lang w:val="en-AU" w:eastAsia="en-AU"/>
    </w:rPr>
  </w:style>
  <w:style w:type="paragraph" w:styleId="Header">
    <w:name w:val="header"/>
    <w:basedOn w:val="Normal"/>
    <w:link w:val="HeaderChar"/>
    <w:uiPriority w:val="99"/>
    <w:rsid w:val="004B1CDF"/>
    <w:pPr>
      <w:tabs>
        <w:tab w:val="center" w:pos="4513"/>
        <w:tab w:val="right" w:pos="9026"/>
      </w:tabs>
    </w:pPr>
  </w:style>
  <w:style w:type="character" w:customStyle="1" w:styleId="HeaderChar">
    <w:name w:val="Header Char"/>
    <w:basedOn w:val="DefaultParagraphFont"/>
    <w:link w:val="Header"/>
    <w:uiPriority w:val="99"/>
    <w:rsid w:val="004B1CDF"/>
    <w:rPr>
      <w:rFonts w:ascii="Calibri" w:eastAsia="Calibri" w:hAnsi="Calibri" w:cs="Calibri"/>
      <w:color w:val="000000"/>
      <w:sz w:val="22"/>
      <w:szCs w:val="22"/>
      <w:lang w:val="en-AU" w:eastAsia="en-AU"/>
    </w:rPr>
  </w:style>
  <w:style w:type="paragraph" w:styleId="Footer">
    <w:name w:val="footer"/>
    <w:basedOn w:val="Normal"/>
    <w:link w:val="FooterChar"/>
    <w:uiPriority w:val="99"/>
    <w:rsid w:val="004B1CDF"/>
    <w:pPr>
      <w:tabs>
        <w:tab w:val="center" w:pos="4513"/>
        <w:tab w:val="right" w:pos="9026"/>
      </w:tabs>
    </w:pPr>
  </w:style>
  <w:style w:type="character" w:customStyle="1" w:styleId="FooterChar">
    <w:name w:val="Footer Char"/>
    <w:basedOn w:val="DefaultParagraphFont"/>
    <w:link w:val="Footer"/>
    <w:uiPriority w:val="99"/>
    <w:rsid w:val="004B1CDF"/>
    <w:rPr>
      <w:rFonts w:ascii="Calibri" w:eastAsia="Calibri" w:hAnsi="Calibri" w:cs="Calibri"/>
      <w:color w:val="000000"/>
      <w:sz w:val="22"/>
      <w:szCs w:val="22"/>
      <w:lang w:val="en-AU" w:eastAsia="en-AU"/>
    </w:rPr>
  </w:style>
  <w:style w:type="paragraph" w:styleId="NoSpacing">
    <w:name w:val="No Spacing"/>
    <w:link w:val="NoSpacingChar"/>
    <w:uiPriority w:val="1"/>
    <w:qFormat/>
    <w:rsid w:val="004B1CDF"/>
    <w:pPr>
      <w:widowControl w:val="0"/>
      <w:adjustRightInd w:val="0"/>
      <w:spacing w:line="360" w:lineRule="atLeast"/>
      <w:jc w:val="both"/>
      <w:textAlignment w:val="baseline"/>
    </w:pPr>
    <w:rPr>
      <w:rFonts w:ascii="Calibri" w:eastAsia="Times New Roman" w:hAnsi="Calibri" w:cs="Times New Roman"/>
      <w:sz w:val="22"/>
      <w:szCs w:val="22"/>
    </w:rPr>
  </w:style>
  <w:style w:type="character" w:customStyle="1" w:styleId="NoSpacingChar">
    <w:name w:val="No Spacing Char"/>
    <w:basedOn w:val="DefaultParagraphFont"/>
    <w:link w:val="NoSpacing"/>
    <w:uiPriority w:val="1"/>
    <w:rsid w:val="004B1CDF"/>
    <w:rPr>
      <w:rFonts w:ascii="Calibri" w:eastAsia="Times New Roman" w:hAnsi="Calibri" w:cs="Times New Roman"/>
      <w:sz w:val="22"/>
      <w:szCs w:val="22"/>
    </w:rPr>
  </w:style>
  <w:style w:type="paragraph" w:styleId="TOCHeading">
    <w:name w:val="TOC Heading"/>
    <w:basedOn w:val="Heading1"/>
    <w:next w:val="Normal"/>
    <w:uiPriority w:val="39"/>
    <w:unhideWhenUsed/>
    <w:qFormat/>
    <w:rsid w:val="004B1CDF"/>
    <w:pPr>
      <w:keepNext/>
      <w:keepLines/>
      <w:spacing w:line="276" w:lineRule="auto"/>
      <w:outlineLvl w:val="9"/>
    </w:pPr>
    <w:rPr>
      <w:rFonts w:eastAsia="Times New Roman" w:cs="Times New Roman"/>
      <w:lang w:val="en-US" w:eastAsia="en-US"/>
    </w:rPr>
  </w:style>
  <w:style w:type="paragraph" w:styleId="TOC1">
    <w:name w:val="toc 1"/>
    <w:basedOn w:val="Normal"/>
    <w:next w:val="Normal"/>
    <w:autoRedefine/>
    <w:uiPriority w:val="39"/>
    <w:rsid w:val="004B1CDF"/>
    <w:pPr>
      <w:tabs>
        <w:tab w:val="left" w:pos="660"/>
        <w:tab w:val="right" w:leader="dot" w:pos="9016"/>
      </w:tabs>
      <w:spacing w:after="120"/>
    </w:pPr>
  </w:style>
  <w:style w:type="paragraph" w:styleId="TOC2">
    <w:name w:val="toc 2"/>
    <w:basedOn w:val="Normal"/>
    <w:next w:val="Normal"/>
    <w:autoRedefine/>
    <w:uiPriority w:val="39"/>
    <w:rsid w:val="004B1CDF"/>
    <w:pPr>
      <w:ind w:left="220"/>
    </w:pPr>
  </w:style>
  <w:style w:type="character" w:styleId="Hyperlink">
    <w:name w:val="Hyperlink"/>
    <w:basedOn w:val="DefaultParagraphFont"/>
    <w:uiPriority w:val="99"/>
    <w:unhideWhenUsed/>
    <w:rsid w:val="004B1CDF"/>
    <w:rPr>
      <w:color w:val="0000FF"/>
      <w:u w:val="single"/>
    </w:rPr>
  </w:style>
  <w:style w:type="character" w:customStyle="1" w:styleId="apple-converted-space">
    <w:name w:val="apple-converted-space"/>
    <w:basedOn w:val="DefaultParagraphFont"/>
    <w:rsid w:val="004B1CDF"/>
  </w:style>
  <w:style w:type="character" w:customStyle="1" w:styleId="WRComment">
    <w:name w:val="WR Comment"/>
    <w:basedOn w:val="DefaultParagraphFont"/>
    <w:uiPriority w:val="1"/>
    <w:rsid w:val="004B1CDF"/>
    <w:rPr>
      <w:rFonts w:ascii="Arial" w:hAnsi="Arial" w:cs="Arial" w:hint="default"/>
      <w:color w:val="943634"/>
      <w:u w:val="single"/>
    </w:rPr>
  </w:style>
  <w:style w:type="paragraph" w:styleId="HTMLPreformatted">
    <w:name w:val="HTML Preformatted"/>
    <w:basedOn w:val="Normal"/>
    <w:link w:val="HTMLPreformattedChar"/>
    <w:uiPriority w:val="99"/>
    <w:unhideWhenUsed/>
    <w:rsid w:val="004B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4B1CDF"/>
    <w:rPr>
      <w:rFonts w:ascii="Courier New" w:eastAsia="Times New Roman" w:hAnsi="Courier New" w:cs="Courier New"/>
      <w:sz w:val="20"/>
      <w:szCs w:val="20"/>
      <w:lang w:val="en-AU" w:eastAsia="en-AU"/>
    </w:rPr>
  </w:style>
  <w:style w:type="character" w:customStyle="1" w:styleId="sctdelim">
    <w:name w:val="sctdelim"/>
    <w:basedOn w:val="DefaultParagraphFont"/>
    <w:rsid w:val="004B1CDF"/>
  </w:style>
  <w:style w:type="character" w:customStyle="1" w:styleId="sctcomponent">
    <w:name w:val="sctcomponent"/>
    <w:basedOn w:val="DefaultParagraphFont"/>
    <w:rsid w:val="004B1CDF"/>
  </w:style>
  <w:style w:type="character" w:customStyle="1" w:styleId="sctid">
    <w:name w:val="sctid"/>
    <w:basedOn w:val="DefaultParagraphFont"/>
    <w:rsid w:val="004B1CDF"/>
  </w:style>
  <w:style w:type="character" w:customStyle="1" w:styleId="scttermdelim">
    <w:name w:val="scttermdelim"/>
    <w:basedOn w:val="DefaultParagraphFont"/>
    <w:rsid w:val="004B1CDF"/>
  </w:style>
  <w:style w:type="character" w:customStyle="1" w:styleId="sctterm">
    <w:name w:val="sctterm"/>
    <w:basedOn w:val="DefaultParagraphFont"/>
    <w:rsid w:val="004B1CDF"/>
  </w:style>
  <w:style w:type="paragraph" w:styleId="NormalWeb">
    <w:name w:val="Normal (Web)"/>
    <w:basedOn w:val="Normal"/>
    <w:uiPriority w:val="99"/>
    <w:unhideWhenUsed/>
    <w:rsid w:val="004B1CDF"/>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TableText">
    <w:name w:val="Table Text"/>
    <w:basedOn w:val="Normal"/>
    <w:link w:val="TableTextChar"/>
    <w:autoRedefine/>
    <w:rsid w:val="004B1CDF"/>
    <w:pPr>
      <w:tabs>
        <w:tab w:val="right" w:pos="9000"/>
        <w:tab w:val="right" w:pos="14580"/>
      </w:tabs>
      <w:spacing w:before="60" w:after="60" w:line="240" w:lineRule="auto"/>
    </w:pPr>
    <w:rPr>
      <w:rFonts w:ascii="Arial" w:eastAsia="SimSun" w:hAnsi="Arial" w:cs="Arial"/>
      <w:color w:val="auto"/>
      <w:sz w:val="20"/>
      <w:szCs w:val="20"/>
      <w:lang w:val="en-GB" w:eastAsia="en-US"/>
    </w:rPr>
  </w:style>
  <w:style w:type="character" w:customStyle="1" w:styleId="TableTextChar">
    <w:name w:val="Table Text Char"/>
    <w:basedOn w:val="DefaultParagraphFont"/>
    <w:link w:val="TableText"/>
    <w:rsid w:val="004B1CDF"/>
    <w:rPr>
      <w:rFonts w:ascii="Arial" w:eastAsia="SimSun" w:hAnsi="Arial" w:cs="Arial"/>
      <w:sz w:val="20"/>
      <w:szCs w:val="20"/>
      <w:lang w:val="en-GB"/>
    </w:rPr>
  </w:style>
  <w:style w:type="character" w:styleId="Emphasis">
    <w:name w:val="Emphasis"/>
    <w:basedOn w:val="DefaultParagraphFont"/>
    <w:qFormat/>
    <w:rsid w:val="004B1CDF"/>
    <w:rPr>
      <w:i/>
      <w:iCs/>
    </w:rPr>
  </w:style>
  <w:style w:type="character" w:styleId="Strong">
    <w:name w:val="Strong"/>
    <w:basedOn w:val="DefaultParagraphFont"/>
    <w:qFormat/>
    <w:rsid w:val="004B1CDF"/>
    <w:rPr>
      <w:b/>
      <w:bCs/>
    </w:rPr>
  </w:style>
  <w:style w:type="table" w:styleId="TableGrid">
    <w:name w:val="Table Grid"/>
    <w:basedOn w:val="TableNormal"/>
    <w:rsid w:val="004B1CDF"/>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4B1CDF"/>
    <w:pPr>
      <w:tabs>
        <w:tab w:val="right" w:pos="14580"/>
      </w:tabs>
      <w:spacing w:after="120" w:line="240" w:lineRule="auto"/>
    </w:pPr>
    <w:rPr>
      <w:rFonts w:ascii="Arial" w:eastAsia="Times New Roman" w:hAnsi="Arial" w:cs="Arial"/>
      <w:b/>
      <w:bCs/>
      <w:color w:val="auto"/>
      <w:sz w:val="20"/>
      <w:szCs w:val="20"/>
      <w:lang w:val="en-GB" w:eastAsia="en-US"/>
    </w:rPr>
  </w:style>
  <w:style w:type="paragraph" w:styleId="Revision">
    <w:name w:val="Revision"/>
    <w:hidden/>
    <w:uiPriority w:val="99"/>
    <w:semiHidden/>
    <w:rsid w:val="004B1CDF"/>
    <w:rPr>
      <w:rFonts w:ascii="Calibri" w:eastAsia="Calibri" w:hAnsi="Calibri" w:cs="Calibri"/>
      <w:color w:val="000000"/>
      <w:sz w:val="22"/>
      <w:szCs w:val="22"/>
      <w:lang w:val="en-AU" w:eastAsia="en-AU"/>
    </w:rPr>
  </w:style>
  <w:style w:type="paragraph" w:styleId="ListBullet">
    <w:name w:val="List Bullet"/>
    <w:basedOn w:val="Normal"/>
    <w:autoRedefine/>
    <w:rsid w:val="004B1CDF"/>
    <w:pPr>
      <w:numPr>
        <w:numId w:val="14"/>
      </w:numPr>
      <w:tabs>
        <w:tab w:val="right" w:pos="14580"/>
      </w:tabs>
      <w:spacing w:after="120" w:line="240" w:lineRule="auto"/>
    </w:pPr>
    <w:rPr>
      <w:rFonts w:ascii="Arial" w:eastAsia="Times New Roman" w:hAnsi="Arial" w:cs="Arial"/>
      <w:color w:val="auto"/>
      <w:sz w:val="24"/>
      <w:szCs w:val="20"/>
      <w:lang w:val="en-GB" w:eastAsia="en-US"/>
    </w:rPr>
  </w:style>
  <w:style w:type="paragraph" w:customStyle="1" w:styleId="TableHeader">
    <w:name w:val="Table Header"/>
    <w:basedOn w:val="Normal"/>
    <w:autoRedefine/>
    <w:rsid w:val="004B1CDF"/>
    <w:pPr>
      <w:tabs>
        <w:tab w:val="right" w:pos="14580"/>
      </w:tabs>
      <w:spacing w:before="60" w:after="60" w:line="240" w:lineRule="auto"/>
      <w:ind w:right="-108"/>
    </w:pPr>
    <w:rPr>
      <w:rFonts w:ascii="Arial" w:eastAsia="SimSun" w:hAnsi="Arial" w:cs="Arial"/>
      <w:b/>
      <w:bCs/>
      <w:color w:val="auto"/>
      <w:sz w:val="20"/>
      <w:szCs w:val="20"/>
      <w:lang w:val="en-US" w:eastAsia="en-US"/>
    </w:rPr>
  </w:style>
  <w:style w:type="paragraph" w:styleId="TOC3">
    <w:name w:val="toc 3"/>
    <w:basedOn w:val="Normal"/>
    <w:next w:val="Normal"/>
    <w:autoRedefine/>
    <w:uiPriority w:val="39"/>
    <w:rsid w:val="004B1CDF"/>
    <w:pPr>
      <w:ind w:left="440"/>
    </w:pPr>
  </w:style>
  <w:style w:type="paragraph" w:styleId="FootnoteText">
    <w:name w:val="footnote text"/>
    <w:basedOn w:val="Normal"/>
    <w:link w:val="FootnoteTextChar"/>
    <w:unhideWhenUsed/>
    <w:rsid w:val="004B1CDF"/>
    <w:pPr>
      <w:spacing w:after="0" w:line="240" w:lineRule="auto"/>
    </w:pPr>
    <w:rPr>
      <w:rFonts w:asciiTheme="minorHAnsi" w:eastAsiaTheme="minorEastAsia" w:hAnsiTheme="minorHAnsi" w:cstheme="minorBidi"/>
      <w:color w:val="auto"/>
      <w:sz w:val="20"/>
      <w:szCs w:val="20"/>
      <w:lang w:val="en-US" w:eastAsia="en-US"/>
    </w:rPr>
  </w:style>
  <w:style w:type="character" w:customStyle="1" w:styleId="FootnoteTextChar">
    <w:name w:val="Footnote Text Char"/>
    <w:basedOn w:val="DefaultParagraphFont"/>
    <w:link w:val="FootnoteText"/>
    <w:rsid w:val="004B1CDF"/>
    <w:rPr>
      <w:sz w:val="20"/>
      <w:szCs w:val="20"/>
    </w:rPr>
  </w:style>
  <w:style w:type="character" w:styleId="FootnoteReference">
    <w:name w:val="footnote reference"/>
    <w:basedOn w:val="DefaultParagraphFont"/>
    <w:semiHidden/>
    <w:unhideWhenUsed/>
    <w:rsid w:val="004B1CDF"/>
    <w:rPr>
      <w:vertAlign w:val="superscript"/>
    </w:rPr>
  </w:style>
  <w:style w:type="paragraph" w:styleId="EndnoteText">
    <w:name w:val="endnote text"/>
    <w:basedOn w:val="Normal"/>
    <w:link w:val="EndnoteTextChar"/>
    <w:uiPriority w:val="99"/>
    <w:unhideWhenUsed/>
    <w:rsid w:val="00102544"/>
    <w:pPr>
      <w:spacing w:after="0" w:line="240" w:lineRule="auto"/>
    </w:pPr>
    <w:rPr>
      <w:rFonts w:ascii="Arial" w:eastAsiaTheme="minorEastAsia" w:hAnsi="Arial" w:cs="Times New Roman"/>
      <w:color w:val="auto"/>
      <w:sz w:val="24"/>
      <w:szCs w:val="24"/>
      <w:lang w:val="en-GB" w:eastAsia="en-US"/>
    </w:rPr>
  </w:style>
  <w:style w:type="character" w:customStyle="1" w:styleId="EndnoteTextChar">
    <w:name w:val="Endnote Text Char"/>
    <w:basedOn w:val="DefaultParagraphFont"/>
    <w:link w:val="EndnoteText"/>
    <w:uiPriority w:val="99"/>
    <w:rsid w:val="00102544"/>
    <w:rPr>
      <w:rFonts w:ascii="Arial" w:hAnsi="Arial" w:cs="Times New Roman"/>
      <w:lang w:val="en-GB"/>
    </w:rPr>
  </w:style>
  <w:style w:type="character" w:styleId="EndnoteReference">
    <w:name w:val="endnote reference"/>
    <w:basedOn w:val="DefaultParagraphFont"/>
    <w:uiPriority w:val="99"/>
    <w:unhideWhenUsed/>
    <w:rsid w:val="00102544"/>
    <w:rPr>
      <w:vertAlign w:val="superscript"/>
    </w:rPr>
  </w:style>
  <w:style w:type="table" w:styleId="LightShading-Accent1">
    <w:name w:val="Light Shading Accent 1"/>
    <w:basedOn w:val="TableNormal"/>
    <w:uiPriority w:val="60"/>
    <w:rsid w:val="00AA1D35"/>
    <w:rPr>
      <w:color w:val="365F91" w:themeColor="accent1" w:themeShade="BF"/>
      <w:sz w:val="22"/>
      <w:szCs w:val="28"/>
      <w:lang w:bidi="th-TH"/>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Bullet"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CDF"/>
    <w:pPr>
      <w:spacing w:after="200" w:line="276" w:lineRule="auto"/>
    </w:pPr>
    <w:rPr>
      <w:rFonts w:ascii="Calibri" w:eastAsia="Calibri" w:hAnsi="Calibri" w:cs="Calibri"/>
      <w:color w:val="000000"/>
      <w:sz w:val="22"/>
      <w:szCs w:val="22"/>
      <w:lang w:val="en-AU" w:eastAsia="en-AU"/>
    </w:rPr>
  </w:style>
  <w:style w:type="paragraph" w:styleId="Heading1">
    <w:name w:val="heading 1"/>
    <w:basedOn w:val="Normal"/>
    <w:next w:val="Normal"/>
    <w:link w:val="Heading1Char"/>
    <w:qFormat/>
    <w:rsid w:val="00114253"/>
    <w:pPr>
      <w:spacing w:before="240" w:after="120" w:line="240" w:lineRule="auto"/>
      <w:outlineLvl w:val="0"/>
    </w:pPr>
    <w:rPr>
      <w:rFonts w:ascii="Cambria" w:eastAsia="Cambria" w:hAnsi="Cambria" w:cs="Cambria"/>
      <w:b/>
      <w:bCs/>
      <w:color w:val="365F91"/>
      <w:sz w:val="28"/>
      <w:szCs w:val="28"/>
    </w:rPr>
  </w:style>
  <w:style w:type="paragraph" w:styleId="Heading2">
    <w:name w:val="heading 2"/>
    <w:basedOn w:val="Normal"/>
    <w:next w:val="Normal"/>
    <w:link w:val="Heading2Char"/>
    <w:qFormat/>
    <w:rsid w:val="00507E6F"/>
    <w:pPr>
      <w:spacing w:before="200" w:after="120" w:line="240" w:lineRule="auto"/>
      <w:outlineLvl w:val="1"/>
    </w:pPr>
    <w:rPr>
      <w:rFonts w:ascii="Cambria" w:eastAsia="Cambria" w:hAnsi="Cambria" w:cs="Cambria"/>
      <w:b/>
      <w:bCs/>
      <w:color w:val="4F81BD"/>
      <w:sz w:val="26"/>
      <w:szCs w:val="26"/>
    </w:rPr>
  </w:style>
  <w:style w:type="paragraph" w:styleId="Heading3">
    <w:name w:val="heading 3"/>
    <w:basedOn w:val="Normal"/>
    <w:next w:val="Normal"/>
    <w:link w:val="Heading3Char"/>
    <w:qFormat/>
    <w:rsid w:val="00D70EB9"/>
    <w:pPr>
      <w:spacing w:before="200" w:after="120" w:line="240" w:lineRule="auto"/>
      <w:outlineLvl w:val="2"/>
    </w:pPr>
    <w:rPr>
      <w:rFonts w:ascii="Cambria" w:eastAsia="Cambria" w:hAnsi="Cambria" w:cs="Cambria"/>
      <w:b/>
      <w:bCs/>
      <w:color w:val="4F81BD"/>
    </w:rPr>
  </w:style>
  <w:style w:type="paragraph" w:styleId="Heading4">
    <w:name w:val="heading 4"/>
    <w:basedOn w:val="Normal"/>
    <w:next w:val="Normal"/>
    <w:link w:val="Heading4Char"/>
    <w:qFormat/>
    <w:rsid w:val="009330F7"/>
    <w:pPr>
      <w:spacing w:before="200" w:after="120" w:line="240" w:lineRule="auto"/>
      <w:outlineLvl w:val="3"/>
    </w:pPr>
    <w:rPr>
      <w:rFonts w:ascii="Cambria" w:eastAsia="Cambria" w:hAnsi="Cambria" w:cs="Cambria"/>
      <w:b/>
      <w:bCs/>
      <w:i/>
      <w:iCs/>
      <w:color w:val="4F81BD"/>
    </w:rPr>
  </w:style>
  <w:style w:type="paragraph" w:styleId="Heading5">
    <w:name w:val="heading 5"/>
    <w:basedOn w:val="Normal"/>
    <w:next w:val="Normal"/>
    <w:link w:val="Heading5Char"/>
    <w:qFormat/>
    <w:rsid w:val="004B1CDF"/>
    <w:pPr>
      <w:spacing w:before="240" w:after="60" w:line="240" w:lineRule="auto"/>
      <w:outlineLvl w:val="4"/>
    </w:pPr>
    <w:rPr>
      <w:b/>
      <w:bCs/>
      <w:i/>
      <w:iCs/>
      <w:sz w:val="26"/>
      <w:szCs w:val="26"/>
    </w:rPr>
  </w:style>
  <w:style w:type="paragraph" w:styleId="Heading6">
    <w:name w:val="heading 6"/>
    <w:basedOn w:val="Normal"/>
    <w:next w:val="Normal"/>
    <w:link w:val="Heading6Char"/>
    <w:qFormat/>
    <w:rsid w:val="004B1CDF"/>
    <w:pPr>
      <w:spacing w:before="240" w:after="60" w:line="240" w:lineRule="auto"/>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4253"/>
    <w:rPr>
      <w:rFonts w:ascii="Cambria" w:eastAsia="Cambria" w:hAnsi="Cambria" w:cs="Cambria"/>
      <w:b/>
      <w:bCs/>
      <w:color w:val="365F91"/>
      <w:sz w:val="28"/>
      <w:szCs w:val="28"/>
      <w:lang w:val="en-AU" w:eastAsia="en-AU"/>
    </w:rPr>
  </w:style>
  <w:style w:type="character" w:customStyle="1" w:styleId="Heading2Char">
    <w:name w:val="Heading 2 Char"/>
    <w:basedOn w:val="DefaultParagraphFont"/>
    <w:link w:val="Heading2"/>
    <w:rsid w:val="00507E6F"/>
    <w:rPr>
      <w:rFonts w:ascii="Cambria" w:eastAsia="Cambria" w:hAnsi="Cambria" w:cs="Cambria"/>
      <w:b/>
      <w:bCs/>
      <w:color w:val="4F81BD"/>
      <w:sz w:val="26"/>
      <w:szCs w:val="26"/>
      <w:lang w:val="en-AU" w:eastAsia="en-AU"/>
    </w:rPr>
  </w:style>
  <w:style w:type="character" w:customStyle="1" w:styleId="Heading3Char">
    <w:name w:val="Heading 3 Char"/>
    <w:basedOn w:val="DefaultParagraphFont"/>
    <w:link w:val="Heading3"/>
    <w:rsid w:val="00D70EB9"/>
    <w:rPr>
      <w:rFonts w:ascii="Cambria" w:eastAsia="Cambria" w:hAnsi="Cambria" w:cs="Cambria"/>
      <w:b/>
      <w:bCs/>
      <w:color w:val="4F81BD"/>
      <w:sz w:val="22"/>
      <w:szCs w:val="22"/>
      <w:lang w:val="en-AU" w:eastAsia="en-AU"/>
    </w:rPr>
  </w:style>
  <w:style w:type="character" w:customStyle="1" w:styleId="Heading4Char">
    <w:name w:val="Heading 4 Char"/>
    <w:basedOn w:val="DefaultParagraphFont"/>
    <w:link w:val="Heading4"/>
    <w:rsid w:val="009330F7"/>
    <w:rPr>
      <w:rFonts w:ascii="Cambria" w:eastAsia="Cambria" w:hAnsi="Cambria" w:cs="Cambria"/>
      <w:b/>
      <w:bCs/>
      <w:i/>
      <w:iCs/>
      <w:color w:val="4F81BD"/>
      <w:sz w:val="22"/>
      <w:szCs w:val="22"/>
      <w:lang w:val="en-AU" w:eastAsia="en-AU"/>
    </w:rPr>
  </w:style>
  <w:style w:type="character" w:customStyle="1" w:styleId="Heading5Char">
    <w:name w:val="Heading 5 Char"/>
    <w:basedOn w:val="DefaultParagraphFont"/>
    <w:link w:val="Heading5"/>
    <w:rsid w:val="004B1CDF"/>
    <w:rPr>
      <w:rFonts w:ascii="Calibri" w:eastAsia="Calibri" w:hAnsi="Calibri" w:cs="Calibri"/>
      <w:b/>
      <w:bCs/>
      <w:i/>
      <w:iCs/>
      <w:color w:val="000000"/>
      <w:sz w:val="26"/>
      <w:szCs w:val="26"/>
      <w:lang w:val="en-AU" w:eastAsia="en-AU"/>
    </w:rPr>
  </w:style>
  <w:style w:type="character" w:customStyle="1" w:styleId="Heading6Char">
    <w:name w:val="Heading 6 Char"/>
    <w:basedOn w:val="DefaultParagraphFont"/>
    <w:link w:val="Heading6"/>
    <w:rsid w:val="004B1CDF"/>
    <w:rPr>
      <w:rFonts w:ascii="Calibri" w:eastAsia="Calibri" w:hAnsi="Calibri" w:cs="Calibri"/>
      <w:b/>
      <w:bCs/>
      <w:color w:val="000000"/>
      <w:sz w:val="22"/>
      <w:szCs w:val="22"/>
      <w:lang w:val="en-AU" w:eastAsia="en-AU"/>
    </w:rPr>
  </w:style>
  <w:style w:type="paragraph" w:styleId="Title">
    <w:name w:val="Title"/>
    <w:basedOn w:val="Normal"/>
    <w:link w:val="TitleChar"/>
    <w:qFormat/>
    <w:rsid w:val="004B1CDF"/>
    <w:pPr>
      <w:spacing w:before="480" w:after="120" w:line="240" w:lineRule="auto"/>
    </w:pPr>
    <w:rPr>
      <w:b/>
      <w:bCs/>
      <w:sz w:val="72"/>
      <w:szCs w:val="72"/>
    </w:rPr>
  </w:style>
  <w:style w:type="character" w:customStyle="1" w:styleId="TitleChar">
    <w:name w:val="Title Char"/>
    <w:basedOn w:val="DefaultParagraphFont"/>
    <w:link w:val="Title"/>
    <w:rsid w:val="004B1CDF"/>
    <w:rPr>
      <w:rFonts w:ascii="Calibri" w:eastAsia="Calibri" w:hAnsi="Calibri" w:cs="Calibri"/>
      <w:b/>
      <w:bCs/>
      <w:color w:val="000000"/>
      <w:sz w:val="72"/>
      <w:szCs w:val="72"/>
      <w:lang w:val="en-AU" w:eastAsia="en-AU"/>
    </w:rPr>
  </w:style>
  <w:style w:type="paragraph" w:styleId="Subtitle">
    <w:name w:val="Subtitle"/>
    <w:basedOn w:val="Normal"/>
    <w:link w:val="SubtitleChar"/>
    <w:qFormat/>
    <w:rsid w:val="004B1CDF"/>
    <w:pPr>
      <w:spacing w:before="360" w:after="80" w:line="240" w:lineRule="auto"/>
    </w:pPr>
    <w:rPr>
      <w:rFonts w:ascii="Georgia" w:eastAsia="Georgia" w:hAnsi="Georgia" w:cs="Georgia"/>
      <w:i/>
      <w:iCs/>
      <w:color w:val="666666"/>
      <w:sz w:val="48"/>
      <w:szCs w:val="48"/>
    </w:rPr>
  </w:style>
  <w:style w:type="character" w:customStyle="1" w:styleId="SubtitleChar">
    <w:name w:val="Subtitle Char"/>
    <w:basedOn w:val="DefaultParagraphFont"/>
    <w:link w:val="Subtitle"/>
    <w:rsid w:val="004B1CDF"/>
    <w:rPr>
      <w:rFonts w:ascii="Georgia" w:eastAsia="Georgia" w:hAnsi="Georgia" w:cs="Georgia"/>
      <w:i/>
      <w:iCs/>
      <w:color w:val="666666"/>
      <w:sz w:val="48"/>
      <w:szCs w:val="48"/>
      <w:lang w:val="en-AU" w:eastAsia="en-AU"/>
    </w:rPr>
  </w:style>
  <w:style w:type="character" w:styleId="CommentReference">
    <w:name w:val="annotation reference"/>
    <w:basedOn w:val="DefaultParagraphFont"/>
    <w:uiPriority w:val="99"/>
    <w:rsid w:val="004B1CDF"/>
    <w:rPr>
      <w:sz w:val="16"/>
      <w:szCs w:val="16"/>
    </w:rPr>
  </w:style>
  <w:style w:type="paragraph" w:styleId="DocumentMap">
    <w:name w:val="Document Map"/>
    <w:basedOn w:val="Normal"/>
    <w:link w:val="DocumentMapChar"/>
    <w:rsid w:val="004B1CDF"/>
    <w:rPr>
      <w:rFonts w:ascii="Tahoma" w:hAnsi="Tahoma" w:cs="Tahoma"/>
      <w:sz w:val="16"/>
      <w:szCs w:val="16"/>
    </w:rPr>
  </w:style>
  <w:style w:type="character" w:customStyle="1" w:styleId="DocumentMapChar">
    <w:name w:val="Document Map Char"/>
    <w:basedOn w:val="DefaultParagraphFont"/>
    <w:link w:val="DocumentMap"/>
    <w:rsid w:val="004B1CDF"/>
    <w:rPr>
      <w:rFonts w:ascii="Tahoma" w:eastAsia="Calibri" w:hAnsi="Tahoma" w:cs="Tahoma"/>
      <w:color w:val="000000"/>
      <w:sz w:val="16"/>
      <w:szCs w:val="16"/>
      <w:lang w:val="en-AU" w:eastAsia="en-AU"/>
    </w:rPr>
  </w:style>
  <w:style w:type="paragraph" w:styleId="BalloonText">
    <w:name w:val="Balloon Text"/>
    <w:basedOn w:val="Normal"/>
    <w:link w:val="BalloonTextChar"/>
    <w:rsid w:val="004B1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B1CDF"/>
    <w:rPr>
      <w:rFonts w:ascii="Tahoma" w:eastAsia="Calibri" w:hAnsi="Tahoma" w:cs="Tahoma"/>
      <w:color w:val="000000"/>
      <w:sz w:val="16"/>
      <w:szCs w:val="16"/>
      <w:lang w:val="en-AU" w:eastAsia="en-AU"/>
    </w:rPr>
  </w:style>
  <w:style w:type="paragraph" w:styleId="ListParagraph">
    <w:name w:val="List Paragraph"/>
    <w:basedOn w:val="Normal"/>
    <w:uiPriority w:val="34"/>
    <w:qFormat/>
    <w:rsid w:val="004B1CDF"/>
    <w:pPr>
      <w:spacing w:after="0" w:line="240" w:lineRule="auto"/>
      <w:ind w:left="720"/>
    </w:pPr>
    <w:rPr>
      <w:rFonts w:ascii="Times New Roman" w:hAnsi="Times New Roman" w:cs="Times New Roman"/>
      <w:color w:val="auto"/>
      <w:sz w:val="24"/>
      <w:szCs w:val="24"/>
    </w:rPr>
  </w:style>
  <w:style w:type="paragraph" w:styleId="CommentText">
    <w:name w:val="annotation text"/>
    <w:basedOn w:val="Normal"/>
    <w:link w:val="CommentTextChar"/>
    <w:uiPriority w:val="99"/>
    <w:unhideWhenUsed/>
    <w:rsid w:val="004B1CDF"/>
    <w:pPr>
      <w:spacing w:line="240" w:lineRule="auto"/>
    </w:pPr>
    <w:rPr>
      <w:rFonts w:cs="Times New Roman"/>
      <w:color w:val="auto"/>
      <w:sz w:val="20"/>
      <w:szCs w:val="20"/>
      <w:lang w:eastAsia="en-US"/>
    </w:rPr>
  </w:style>
  <w:style w:type="character" w:customStyle="1" w:styleId="CommentTextChar">
    <w:name w:val="Comment Text Char"/>
    <w:basedOn w:val="DefaultParagraphFont"/>
    <w:link w:val="CommentText"/>
    <w:uiPriority w:val="99"/>
    <w:rsid w:val="004B1CDF"/>
    <w:rPr>
      <w:rFonts w:ascii="Calibri" w:eastAsia="Calibri" w:hAnsi="Calibri" w:cs="Times New Roman"/>
      <w:sz w:val="20"/>
      <w:szCs w:val="20"/>
      <w:lang w:val="en-AU"/>
    </w:rPr>
  </w:style>
  <w:style w:type="table" w:customStyle="1" w:styleId="LightGrid-Accent11">
    <w:name w:val="Light Grid - Accent 11"/>
    <w:basedOn w:val="TableNormal"/>
    <w:uiPriority w:val="62"/>
    <w:rsid w:val="004B1CDF"/>
    <w:rPr>
      <w:rFonts w:ascii="Calibri" w:eastAsia="Calibri" w:hAnsi="Calibri" w:cs="Times New Roman"/>
      <w:sz w:val="22"/>
      <w:szCs w:val="22"/>
      <w:lang w:val="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CommentSubject">
    <w:name w:val="annotation subject"/>
    <w:basedOn w:val="CommentText"/>
    <w:next w:val="CommentText"/>
    <w:link w:val="CommentSubjectChar"/>
    <w:rsid w:val="004B1CDF"/>
    <w:pPr>
      <w:spacing w:line="276" w:lineRule="auto"/>
    </w:pPr>
    <w:rPr>
      <w:rFonts w:cs="Calibri"/>
      <w:b/>
      <w:bCs/>
      <w:color w:val="000000"/>
      <w:lang w:eastAsia="en-AU"/>
    </w:rPr>
  </w:style>
  <w:style w:type="character" w:customStyle="1" w:styleId="CommentSubjectChar">
    <w:name w:val="Comment Subject Char"/>
    <w:basedOn w:val="CommentTextChar"/>
    <w:link w:val="CommentSubject"/>
    <w:rsid w:val="004B1CDF"/>
    <w:rPr>
      <w:rFonts w:ascii="Calibri" w:eastAsia="Calibri" w:hAnsi="Calibri" w:cs="Calibri"/>
      <w:b/>
      <w:bCs/>
      <w:color w:val="000000"/>
      <w:sz w:val="20"/>
      <w:szCs w:val="20"/>
      <w:lang w:val="en-AU" w:eastAsia="en-AU"/>
    </w:rPr>
  </w:style>
  <w:style w:type="paragraph" w:styleId="Header">
    <w:name w:val="header"/>
    <w:basedOn w:val="Normal"/>
    <w:link w:val="HeaderChar"/>
    <w:uiPriority w:val="99"/>
    <w:rsid w:val="004B1CDF"/>
    <w:pPr>
      <w:tabs>
        <w:tab w:val="center" w:pos="4513"/>
        <w:tab w:val="right" w:pos="9026"/>
      </w:tabs>
    </w:pPr>
  </w:style>
  <w:style w:type="character" w:customStyle="1" w:styleId="HeaderChar">
    <w:name w:val="Header Char"/>
    <w:basedOn w:val="DefaultParagraphFont"/>
    <w:link w:val="Header"/>
    <w:uiPriority w:val="99"/>
    <w:rsid w:val="004B1CDF"/>
    <w:rPr>
      <w:rFonts w:ascii="Calibri" w:eastAsia="Calibri" w:hAnsi="Calibri" w:cs="Calibri"/>
      <w:color w:val="000000"/>
      <w:sz w:val="22"/>
      <w:szCs w:val="22"/>
      <w:lang w:val="en-AU" w:eastAsia="en-AU"/>
    </w:rPr>
  </w:style>
  <w:style w:type="paragraph" w:styleId="Footer">
    <w:name w:val="footer"/>
    <w:basedOn w:val="Normal"/>
    <w:link w:val="FooterChar"/>
    <w:uiPriority w:val="99"/>
    <w:rsid w:val="004B1CDF"/>
    <w:pPr>
      <w:tabs>
        <w:tab w:val="center" w:pos="4513"/>
        <w:tab w:val="right" w:pos="9026"/>
      </w:tabs>
    </w:pPr>
  </w:style>
  <w:style w:type="character" w:customStyle="1" w:styleId="FooterChar">
    <w:name w:val="Footer Char"/>
    <w:basedOn w:val="DefaultParagraphFont"/>
    <w:link w:val="Footer"/>
    <w:uiPriority w:val="99"/>
    <w:rsid w:val="004B1CDF"/>
    <w:rPr>
      <w:rFonts w:ascii="Calibri" w:eastAsia="Calibri" w:hAnsi="Calibri" w:cs="Calibri"/>
      <w:color w:val="000000"/>
      <w:sz w:val="22"/>
      <w:szCs w:val="22"/>
      <w:lang w:val="en-AU" w:eastAsia="en-AU"/>
    </w:rPr>
  </w:style>
  <w:style w:type="paragraph" w:styleId="NoSpacing">
    <w:name w:val="No Spacing"/>
    <w:link w:val="NoSpacingChar"/>
    <w:uiPriority w:val="1"/>
    <w:qFormat/>
    <w:rsid w:val="004B1CDF"/>
    <w:pPr>
      <w:widowControl w:val="0"/>
      <w:adjustRightInd w:val="0"/>
      <w:spacing w:line="360" w:lineRule="atLeast"/>
      <w:jc w:val="both"/>
      <w:textAlignment w:val="baseline"/>
    </w:pPr>
    <w:rPr>
      <w:rFonts w:ascii="Calibri" w:eastAsia="Times New Roman" w:hAnsi="Calibri" w:cs="Times New Roman"/>
      <w:sz w:val="22"/>
      <w:szCs w:val="22"/>
    </w:rPr>
  </w:style>
  <w:style w:type="character" w:customStyle="1" w:styleId="NoSpacingChar">
    <w:name w:val="No Spacing Char"/>
    <w:basedOn w:val="DefaultParagraphFont"/>
    <w:link w:val="NoSpacing"/>
    <w:uiPriority w:val="1"/>
    <w:rsid w:val="004B1CDF"/>
    <w:rPr>
      <w:rFonts w:ascii="Calibri" w:eastAsia="Times New Roman" w:hAnsi="Calibri" w:cs="Times New Roman"/>
      <w:sz w:val="22"/>
      <w:szCs w:val="22"/>
    </w:rPr>
  </w:style>
  <w:style w:type="paragraph" w:styleId="TOCHeading">
    <w:name w:val="TOC Heading"/>
    <w:basedOn w:val="Heading1"/>
    <w:next w:val="Normal"/>
    <w:uiPriority w:val="39"/>
    <w:unhideWhenUsed/>
    <w:qFormat/>
    <w:rsid w:val="004B1CDF"/>
    <w:pPr>
      <w:keepNext/>
      <w:keepLines/>
      <w:spacing w:line="276" w:lineRule="auto"/>
      <w:outlineLvl w:val="9"/>
    </w:pPr>
    <w:rPr>
      <w:rFonts w:eastAsia="Times New Roman" w:cs="Times New Roman"/>
      <w:lang w:val="en-US" w:eastAsia="en-US"/>
    </w:rPr>
  </w:style>
  <w:style w:type="paragraph" w:styleId="TOC1">
    <w:name w:val="toc 1"/>
    <w:basedOn w:val="Normal"/>
    <w:next w:val="Normal"/>
    <w:autoRedefine/>
    <w:uiPriority w:val="39"/>
    <w:rsid w:val="004B1CDF"/>
    <w:pPr>
      <w:tabs>
        <w:tab w:val="left" w:pos="660"/>
        <w:tab w:val="right" w:leader="dot" w:pos="9016"/>
      </w:tabs>
      <w:spacing w:after="120"/>
    </w:pPr>
  </w:style>
  <w:style w:type="paragraph" w:styleId="TOC2">
    <w:name w:val="toc 2"/>
    <w:basedOn w:val="Normal"/>
    <w:next w:val="Normal"/>
    <w:autoRedefine/>
    <w:uiPriority w:val="39"/>
    <w:rsid w:val="004B1CDF"/>
    <w:pPr>
      <w:ind w:left="220"/>
    </w:pPr>
  </w:style>
  <w:style w:type="character" w:styleId="Hyperlink">
    <w:name w:val="Hyperlink"/>
    <w:basedOn w:val="DefaultParagraphFont"/>
    <w:uiPriority w:val="99"/>
    <w:unhideWhenUsed/>
    <w:rsid w:val="004B1CDF"/>
    <w:rPr>
      <w:color w:val="0000FF"/>
      <w:u w:val="single"/>
    </w:rPr>
  </w:style>
  <w:style w:type="character" w:customStyle="1" w:styleId="apple-converted-space">
    <w:name w:val="apple-converted-space"/>
    <w:basedOn w:val="DefaultParagraphFont"/>
    <w:rsid w:val="004B1CDF"/>
  </w:style>
  <w:style w:type="character" w:customStyle="1" w:styleId="WRComment">
    <w:name w:val="WR Comment"/>
    <w:basedOn w:val="DefaultParagraphFont"/>
    <w:uiPriority w:val="1"/>
    <w:rsid w:val="004B1CDF"/>
    <w:rPr>
      <w:rFonts w:ascii="Arial" w:hAnsi="Arial" w:cs="Arial" w:hint="default"/>
      <w:color w:val="943634"/>
      <w:u w:val="single"/>
    </w:rPr>
  </w:style>
  <w:style w:type="paragraph" w:styleId="HTMLPreformatted">
    <w:name w:val="HTML Preformatted"/>
    <w:basedOn w:val="Normal"/>
    <w:link w:val="HTMLPreformattedChar"/>
    <w:uiPriority w:val="99"/>
    <w:unhideWhenUsed/>
    <w:rsid w:val="004B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4B1CDF"/>
    <w:rPr>
      <w:rFonts w:ascii="Courier New" w:eastAsia="Times New Roman" w:hAnsi="Courier New" w:cs="Courier New"/>
      <w:sz w:val="20"/>
      <w:szCs w:val="20"/>
      <w:lang w:val="en-AU" w:eastAsia="en-AU"/>
    </w:rPr>
  </w:style>
  <w:style w:type="character" w:customStyle="1" w:styleId="sctdelim">
    <w:name w:val="sctdelim"/>
    <w:basedOn w:val="DefaultParagraphFont"/>
    <w:rsid w:val="004B1CDF"/>
  </w:style>
  <w:style w:type="character" w:customStyle="1" w:styleId="sctcomponent">
    <w:name w:val="sctcomponent"/>
    <w:basedOn w:val="DefaultParagraphFont"/>
    <w:rsid w:val="004B1CDF"/>
  </w:style>
  <w:style w:type="character" w:customStyle="1" w:styleId="sctid">
    <w:name w:val="sctid"/>
    <w:basedOn w:val="DefaultParagraphFont"/>
    <w:rsid w:val="004B1CDF"/>
  </w:style>
  <w:style w:type="character" w:customStyle="1" w:styleId="scttermdelim">
    <w:name w:val="scttermdelim"/>
    <w:basedOn w:val="DefaultParagraphFont"/>
    <w:rsid w:val="004B1CDF"/>
  </w:style>
  <w:style w:type="character" w:customStyle="1" w:styleId="sctterm">
    <w:name w:val="sctterm"/>
    <w:basedOn w:val="DefaultParagraphFont"/>
    <w:rsid w:val="004B1CDF"/>
  </w:style>
  <w:style w:type="paragraph" w:styleId="NormalWeb">
    <w:name w:val="Normal (Web)"/>
    <w:basedOn w:val="Normal"/>
    <w:uiPriority w:val="99"/>
    <w:unhideWhenUsed/>
    <w:rsid w:val="004B1CDF"/>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TableText">
    <w:name w:val="Table Text"/>
    <w:basedOn w:val="Normal"/>
    <w:link w:val="TableTextChar"/>
    <w:autoRedefine/>
    <w:rsid w:val="004B1CDF"/>
    <w:pPr>
      <w:tabs>
        <w:tab w:val="right" w:pos="9000"/>
        <w:tab w:val="right" w:pos="14580"/>
      </w:tabs>
      <w:spacing w:before="60" w:after="60" w:line="240" w:lineRule="auto"/>
    </w:pPr>
    <w:rPr>
      <w:rFonts w:ascii="Arial" w:eastAsia="SimSun" w:hAnsi="Arial" w:cs="Arial"/>
      <w:color w:val="auto"/>
      <w:sz w:val="20"/>
      <w:szCs w:val="20"/>
      <w:lang w:val="en-GB" w:eastAsia="en-US"/>
    </w:rPr>
  </w:style>
  <w:style w:type="character" w:customStyle="1" w:styleId="TableTextChar">
    <w:name w:val="Table Text Char"/>
    <w:basedOn w:val="DefaultParagraphFont"/>
    <w:link w:val="TableText"/>
    <w:rsid w:val="004B1CDF"/>
    <w:rPr>
      <w:rFonts w:ascii="Arial" w:eastAsia="SimSun" w:hAnsi="Arial" w:cs="Arial"/>
      <w:sz w:val="20"/>
      <w:szCs w:val="20"/>
      <w:lang w:val="en-GB"/>
    </w:rPr>
  </w:style>
  <w:style w:type="character" w:styleId="Emphasis">
    <w:name w:val="Emphasis"/>
    <w:basedOn w:val="DefaultParagraphFont"/>
    <w:qFormat/>
    <w:rsid w:val="004B1CDF"/>
    <w:rPr>
      <w:i/>
      <w:iCs/>
    </w:rPr>
  </w:style>
  <w:style w:type="character" w:styleId="Strong">
    <w:name w:val="Strong"/>
    <w:basedOn w:val="DefaultParagraphFont"/>
    <w:qFormat/>
    <w:rsid w:val="004B1CDF"/>
    <w:rPr>
      <w:b/>
      <w:bCs/>
    </w:rPr>
  </w:style>
  <w:style w:type="table" w:styleId="TableGrid">
    <w:name w:val="Table Grid"/>
    <w:basedOn w:val="TableNormal"/>
    <w:rsid w:val="004B1CDF"/>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4B1CDF"/>
    <w:pPr>
      <w:tabs>
        <w:tab w:val="right" w:pos="14580"/>
      </w:tabs>
      <w:spacing w:after="120" w:line="240" w:lineRule="auto"/>
    </w:pPr>
    <w:rPr>
      <w:rFonts w:ascii="Arial" w:eastAsia="Times New Roman" w:hAnsi="Arial" w:cs="Arial"/>
      <w:b/>
      <w:bCs/>
      <w:color w:val="auto"/>
      <w:sz w:val="20"/>
      <w:szCs w:val="20"/>
      <w:lang w:val="en-GB" w:eastAsia="en-US"/>
    </w:rPr>
  </w:style>
  <w:style w:type="paragraph" w:styleId="Revision">
    <w:name w:val="Revision"/>
    <w:hidden/>
    <w:uiPriority w:val="99"/>
    <w:semiHidden/>
    <w:rsid w:val="004B1CDF"/>
    <w:rPr>
      <w:rFonts w:ascii="Calibri" w:eastAsia="Calibri" w:hAnsi="Calibri" w:cs="Calibri"/>
      <w:color w:val="000000"/>
      <w:sz w:val="22"/>
      <w:szCs w:val="22"/>
      <w:lang w:val="en-AU" w:eastAsia="en-AU"/>
    </w:rPr>
  </w:style>
  <w:style w:type="paragraph" w:styleId="ListBullet">
    <w:name w:val="List Bullet"/>
    <w:basedOn w:val="Normal"/>
    <w:autoRedefine/>
    <w:rsid w:val="004B1CDF"/>
    <w:pPr>
      <w:numPr>
        <w:numId w:val="14"/>
      </w:numPr>
      <w:tabs>
        <w:tab w:val="right" w:pos="14580"/>
      </w:tabs>
      <w:spacing w:after="120" w:line="240" w:lineRule="auto"/>
    </w:pPr>
    <w:rPr>
      <w:rFonts w:ascii="Arial" w:eastAsia="Times New Roman" w:hAnsi="Arial" w:cs="Arial"/>
      <w:color w:val="auto"/>
      <w:sz w:val="24"/>
      <w:szCs w:val="20"/>
      <w:lang w:val="en-GB" w:eastAsia="en-US"/>
    </w:rPr>
  </w:style>
  <w:style w:type="paragraph" w:customStyle="1" w:styleId="TableHeader">
    <w:name w:val="Table Header"/>
    <w:basedOn w:val="Normal"/>
    <w:autoRedefine/>
    <w:rsid w:val="004B1CDF"/>
    <w:pPr>
      <w:tabs>
        <w:tab w:val="right" w:pos="14580"/>
      </w:tabs>
      <w:spacing w:before="60" w:after="60" w:line="240" w:lineRule="auto"/>
      <w:ind w:right="-108"/>
    </w:pPr>
    <w:rPr>
      <w:rFonts w:ascii="Arial" w:eastAsia="SimSun" w:hAnsi="Arial" w:cs="Arial"/>
      <w:b/>
      <w:bCs/>
      <w:color w:val="auto"/>
      <w:sz w:val="20"/>
      <w:szCs w:val="20"/>
      <w:lang w:val="en-US" w:eastAsia="en-US"/>
    </w:rPr>
  </w:style>
  <w:style w:type="paragraph" w:styleId="TOC3">
    <w:name w:val="toc 3"/>
    <w:basedOn w:val="Normal"/>
    <w:next w:val="Normal"/>
    <w:autoRedefine/>
    <w:uiPriority w:val="39"/>
    <w:rsid w:val="004B1CDF"/>
    <w:pPr>
      <w:ind w:left="440"/>
    </w:pPr>
  </w:style>
  <w:style w:type="paragraph" w:styleId="FootnoteText">
    <w:name w:val="footnote text"/>
    <w:basedOn w:val="Normal"/>
    <w:link w:val="FootnoteTextChar"/>
    <w:unhideWhenUsed/>
    <w:rsid w:val="004B1CDF"/>
    <w:pPr>
      <w:spacing w:after="0" w:line="240" w:lineRule="auto"/>
    </w:pPr>
    <w:rPr>
      <w:rFonts w:asciiTheme="minorHAnsi" w:eastAsiaTheme="minorEastAsia" w:hAnsiTheme="minorHAnsi" w:cstheme="minorBidi"/>
      <w:color w:val="auto"/>
      <w:sz w:val="20"/>
      <w:szCs w:val="20"/>
      <w:lang w:val="en-US" w:eastAsia="en-US"/>
    </w:rPr>
  </w:style>
  <w:style w:type="character" w:customStyle="1" w:styleId="FootnoteTextChar">
    <w:name w:val="Footnote Text Char"/>
    <w:basedOn w:val="DefaultParagraphFont"/>
    <w:link w:val="FootnoteText"/>
    <w:rsid w:val="004B1CDF"/>
    <w:rPr>
      <w:sz w:val="20"/>
      <w:szCs w:val="20"/>
    </w:rPr>
  </w:style>
  <w:style w:type="character" w:styleId="FootnoteReference">
    <w:name w:val="footnote reference"/>
    <w:basedOn w:val="DefaultParagraphFont"/>
    <w:semiHidden/>
    <w:unhideWhenUsed/>
    <w:rsid w:val="004B1CDF"/>
    <w:rPr>
      <w:vertAlign w:val="superscript"/>
    </w:rPr>
  </w:style>
  <w:style w:type="paragraph" w:styleId="EndnoteText">
    <w:name w:val="endnote text"/>
    <w:basedOn w:val="Normal"/>
    <w:link w:val="EndnoteTextChar"/>
    <w:uiPriority w:val="99"/>
    <w:unhideWhenUsed/>
    <w:rsid w:val="00102544"/>
    <w:pPr>
      <w:spacing w:after="0" w:line="240" w:lineRule="auto"/>
    </w:pPr>
    <w:rPr>
      <w:rFonts w:ascii="Arial" w:eastAsiaTheme="minorEastAsia" w:hAnsi="Arial" w:cs="Times New Roman"/>
      <w:color w:val="auto"/>
      <w:sz w:val="24"/>
      <w:szCs w:val="24"/>
      <w:lang w:val="en-GB" w:eastAsia="en-US"/>
    </w:rPr>
  </w:style>
  <w:style w:type="character" w:customStyle="1" w:styleId="EndnoteTextChar">
    <w:name w:val="Endnote Text Char"/>
    <w:basedOn w:val="DefaultParagraphFont"/>
    <w:link w:val="EndnoteText"/>
    <w:uiPriority w:val="99"/>
    <w:rsid w:val="00102544"/>
    <w:rPr>
      <w:rFonts w:ascii="Arial" w:hAnsi="Arial" w:cs="Times New Roman"/>
      <w:lang w:val="en-GB"/>
    </w:rPr>
  </w:style>
  <w:style w:type="character" w:styleId="EndnoteReference">
    <w:name w:val="endnote reference"/>
    <w:basedOn w:val="DefaultParagraphFont"/>
    <w:uiPriority w:val="99"/>
    <w:unhideWhenUsed/>
    <w:rsid w:val="00102544"/>
    <w:rPr>
      <w:vertAlign w:val="superscript"/>
    </w:rPr>
  </w:style>
  <w:style w:type="table" w:styleId="LightShading-Accent1">
    <w:name w:val="Light Shading Accent 1"/>
    <w:basedOn w:val="TableNormal"/>
    <w:uiPriority w:val="60"/>
    <w:rsid w:val="00AA1D35"/>
    <w:rPr>
      <w:color w:val="365F91" w:themeColor="accent1" w:themeShade="BF"/>
      <w:sz w:val="22"/>
      <w:szCs w:val="28"/>
      <w:lang w:bidi="th-TH"/>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comments" Target="comments.xml"/><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48</Pages>
  <Words>10171</Words>
  <Characters>57979</Characters>
  <Application>Microsoft Macintosh Word</Application>
  <DocSecurity>0</DocSecurity>
  <Lines>483</Lines>
  <Paragraphs>136</Paragraphs>
  <ScaleCrop>false</ScaleCrop>
  <Company>Cognitive Medical Systems</Company>
  <LinksUpToDate>false</LinksUpToDate>
  <CharactersWithSpaces>68014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Nanjo</dc:creator>
  <cp:keywords/>
  <dc:description/>
  <cp:lastModifiedBy>Claude Nanjo</cp:lastModifiedBy>
  <cp:revision>149</cp:revision>
  <dcterms:created xsi:type="dcterms:W3CDTF">2016-11-23T19:44:00Z</dcterms:created>
  <dcterms:modified xsi:type="dcterms:W3CDTF">2016-11-24T05:02:00Z</dcterms:modified>
</cp:coreProperties>
</file>